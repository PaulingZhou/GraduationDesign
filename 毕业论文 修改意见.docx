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D50" w:rsidRDefault="00C51D50" w:rsidP="00340889">
      <w:pPr>
        <w:pStyle w:val="ab"/>
        <w:spacing w:before="120" w:after="120"/>
        <w:rPr>
          <w:rFonts w:hint="eastAsia"/>
        </w:rPr>
      </w:pPr>
    </w:p>
    <w:p w:rsidR="00340889" w:rsidRDefault="00340889" w:rsidP="00340889">
      <w:pPr>
        <w:pStyle w:val="ab"/>
        <w:spacing w:before="120" w:after="120"/>
      </w:pPr>
      <w:r>
        <w:rPr>
          <w:rFonts w:hint="eastAsia"/>
        </w:rPr>
        <w:t>基于超声波的空气污染物浓度测量系统研制</w:t>
      </w:r>
    </w:p>
    <w:p w:rsidR="00340889" w:rsidRDefault="00340889" w:rsidP="00340889">
      <w:pPr>
        <w:pStyle w:val="ab"/>
        <w:spacing w:before="120" w:after="120"/>
      </w:pPr>
    </w:p>
    <w:p w:rsidR="00340889" w:rsidRDefault="00340889" w:rsidP="00340889">
      <w:pPr>
        <w:pStyle w:val="ac"/>
        <w:spacing w:before="120" w:after="120"/>
      </w:pPr>
      <w:commentRangeStart w:id="0"/>
      <w:r>
        <w:rPr>
          <w:rFonts w:hint="eastAsia"/>
        </w:rPr>
        <w:t>摘要</w:t>
      </w:r>
      <w:commentRangeEnd w:id="0"/>
      <w:r w:rsidR="0073467F">
        <w:rPr>
          <w:rStyle w:val="afa"/>
          <w:rFonts w:eastAsia="宋体"/>
          <w:b w:val="0"/>
        </w:rPr>
        <w:commentReference w:id="0"/>
      </w:r>
    </w:p>
    <w:p w:rsidR="00340889" w:rsidRDefault="00CE2493" w:rsidP="005867D6">
      <w:pPr>
        <w:pStyle w:val="ae"/>
        <w:ind w:firstLine="420"/>
      </w:pPr>
      <w:r>
        <w:t>阅读</w:t>
      </w:r>
      <w:r w:rsidR="00757FD6">
        <w:t>并翻译</w:t>
      </w:r>
      <w:r>
        <w:t>相关文献，</w:t>
      </w:r>
      <w:r w:rsidR="00757FD6">
        <w:t>从</w:t>
      </w:r>
      <w:r>
        <w:t>理论上对使用超声波传感器进行空气污染物浓度测定的可行性进行分析。</w:t>
      </w:r>
      <w:r w:rsidR="00660557">
        <w:t>基于超声传播在不同浓度的混合气体中具有微小时差的特性，设计了空气污染物浓度检测系统</w:t>
      </w:r>
      <w:r w:rsidR="00757FD6">
        <w:t>。</w:t>
      </w:r>
      <w:r w:rsidR="00660557">
        <w:t>该</w:t>
      </w:r>
      <w:r w:rsidR="00660557">
        <w:rPr>
          <w:rFonts w:hint="eastAsia"/>
        </w:rPr>
        <w:t>系统</w:t>
      </w:r>
      <w:r w:rsidR="00757FD6">
        <w:t>选</w:t>
      </w:r>
      <w:r w:rsidR="00805275">
        <w:t>用</w:t>
      </w:r>
      <w:r w:rsidR="00757FD6">
        <w:t>瑞士</w:t>
      </w:r>
      <w:r w:rsidR="0031283A">
        <w:t>盛世瑞恩</w:t>
      </w:r>
      <w:r w:rsidR="0031283A">
        <w:rPr>
          <w:rFonts w:hint="eastAsia"/>
        </w:rPr>
        <w:t>(</w:t>
      </w:r>
      <w:r w:rsidR="00757FD6">
        <w:rPr>
          <w:rFonts w:hint="eastAsia"/>
        </w:rPr>
        <w:t>SENSIRION</w:t>
      </w:r>
      <w:r w:rsidR="0031283A">
        <w:t>)</w:t>
      </w:r>
      <w:r w:rsidR="00757FD6">
        <w:t>公司的</w:t>
      </w:r>
      <w:r w:rsidR="00805275">
        <w:t>SHT10</w:t>
      </w:r>
      <w:r w:rsidR="00757FD6">
        <w:t>数字</w:t>
      </w:r>
      <w:r w:rsidR="00805275">
        <w:t>温湿度传感器测量</w:t>
      </w:r>
      <w:r w:rsidR="005867D6">
        <w:t>空气</w:t>
      </w:r>
      <w:r w:rsidR="00805275">
        <w:t>的温度和湿度，</w:t>
      </w:r>
      <w:r w:rsidR="00757FD6">
        <w:t>使用</w:t>
      </w:r>
      <w:r w:rsidR="00805275">
        <w:t>超声传感器测量超声波在一段定长空气中传播的时间。</w:t>
      </w:r>
      <w:r w:rsidR="00660557">
        <w:t>同时该系统</w:t>
      </w:r>
      <w:r w:rsidR="00757FD6">
        <w:t>选</w:t>
      </w:r>
      <w:r w:rsidR="00805275">
        <w:t>用</w:t>
      </w:r>
      <w:proofErr w:type="gramStart"/>
      <w:r w:rsidR="0031283A">
        <w:t>恩智浦</w:t>
      </w:r>
      <w:proofErr w:type="gramEnd"/>
      <w:r w:rsidR="0031283A">
        <w:rPr>
          <w:rFonts w:hint="eastAsia"/>
        </w:rPr>
        <w:t>(</w:t>
      </w:r>
      <w:r w:rsidR="00757FD6">
        <w:t>NXP</w:t>
      </w:r>
      <w:r w:rsidR="0031283A">
        <w:t>)</w:t>
      </w:r>
      <w:r w:rsidR="00562D1B">
        <w:t>半导体</w:t>
      </w:r>
      <w:r w:rsidR="00805275">
        <w:t>公司的</w:t>
      </w:r>
      <w:r w:rsidR="005A4355">
        <w:t>32</w:t>
      </w:r>
      <w:r w:rsidR="005A4355">
        <w:t>位</w:t>
      </w:r>
      <w:r w:rsidR="00757FD6">
        <w:t>基于</w:t>
      </w:r>
      <w:r w:rsidR="00757FD6">
        <w:rPr>
          <w:rFonts w:hint="eastAsia"/>
        </w:rPr>
        <w:t>A</w:t>
      </w:r>
      <w:r w:rsidR="00757FD6">
        <w:t>RM Cortex-M0</w:t>
      </w:r>
      <w:r w:rsidR="00757FD6">
        <w:t>内核的</w:t>
      </w:r>
      <w:r w:rsidR="00805275">
        <w:rPr>
          <w:rFonts w:hint="eastAsia"/>
        </w:rPr>
        <w:t>LPC1114</w:t>
      </w:r>
      <w:r w:rsidR="00757FD6">
        <w:rPr>
          <w:rFonts w:hint="eastAsia"/>
        </w:rPr>
        <w:t>微控制器</w:t>
      </w:r>
      <w:r w:rsidR="00805275">
        <w:rPr>
          <w:rFonts w:hint="eastAsia"/>
        </w:rPr>
        <w:t>对</w:t>
      </w:r>
      <w:r w:rsidR="00757FD6">
        <w:rPr>
          <w:rFonts w:hint="eastAsia"/>
        </w:rPr>
        <w:t>传感器获得的</w:t>
      </w:r>
      <w:r w:rsidR="00805275">
        <w:rPr>
          <w:rFonts w:hint="eastAsia"/>
        </w:rPr>
        <w:t>温度，湿度和时间数据进行采集，</w:t>
      </w:r>
      <w:r w:rsidR="00660557">
        <w:rPr>
          <w:rFonts w:hint="eastAsia"/>
        </w:rPr>
        <w:t>并</w:t>
      </w:r>
      <w:r w:rsidR="00757FD6">
        <w:rPr>
          <w:rFonts w:hint="eastAsia"/>
        </w:rPr>
        <w:t>将这些数据以特定格式封装成帧并</w:t>
      </w:r>
      <w:proofErr w:type="gramStart"/>
      <w:r w:rsidR="00757FD6">
        <w:rPr>
          <w:rFonts w:hint="eastAsia"/>
        </w:rPr>
        <w:t>使用蓝牙芯片</w:t>
      </w:r>
      <w:proofErr w:type="gramEnd"/>
      <w:r w:rsidR="00757FD6">
        <w:rPr>
          <w:rFonts w:hint="eastAsia"/>
        </w:rPr>
        <w:t>通过无线通信方式将数据帧发出。</w:t>
      </w:r>
      <w:r w:rsidR="00660557">
        <w:rPr>
          <w:rFonts w:hint="eastAsia"/>
        </w:rPr>
        <w:t>该系统</w:t>
      </w:r>
      <w:r>
        <w:t>使用</w:t>
      </w:r>
      <w:r w:rsidR="00805275">
        <w:t>自己编写的</w:t>
      </w:r>
      <w:proofErr w:type="gramStart"/>
      <w:r w:rsidR="00805275">
        <w:t>基于安卓</w:t>
      </w:r>
      <w:r w:rsidR="00660557">
        <w:t>的</w:t>
      </w:r>
      <w:proofErr w:type="gramEnd"/>
      <w:r w:rsidR="00805275">
        <w:t>手机程序</w:t>
      </w:r>
      <w:r w:rsidR="00660557">
        <w:t>，通过</w:t>
      </w:r>
      <w:r w:rsidR="00757FD6">
        <w:t>调用手机</w:t>
      </w:r>
      <w:r w:rsidR="005867D6">
        <w:t>自带</w:t>
      </w:r>
      <w:proofErr w:type="gramStart"/>
      <w:r w:rsidR="00757FD6">
        <w:t>的蓝牙模块</w:t>
      </w:r>
      <w:proofErr w:type="gramEnd"/>
      <w:r w:rsidR="00757FD6">
        <w:t>对数据进行接收</w:t>
      </w:r>
      <w:r w:rsidR="005867D6">
        <w:t>。</w:t>
      </w:r>
      <w:r w:rsidR="00660557">
        <w:t>手机程序</w:t>
      </w:r>
      <w:r w:rsidR="00757FD6">
        <w:t>对接收的</w:t>
      </w:r>
      <w:r w:rsidR="005867D6">
        <w:t>数据帧进行解帧，并对</w:t>
      </w:r>
      <w:proofErr w:type="gramStart"/>
      <w:r w:rsidR="005867D6">
        <w:t>解帧后</w:t>
      </w:r>
      <w:proofErr w:type="gramEnd"/>
      <w:r w:rsidR="005867D6">
        <w:t>的数据进行处理，将结果</w:t>
      </w:r>
      <w:r w:rsidR="00757FD6">
        <w:t>显示在</w:t>
      </w:r>
      <w:r w:rsidR="005867D6">
        <w:t>手机</w:t>
      </w:r>
      <w:r w:rsidR="00757FD6">
        <w:t>界面上</w:t>
      </w:r>
      <w:r w:rsidR="005867D6">
        <w:rPr>
          <w:rFonts w:hint="eastAsia"/>
        </w:rPr>
        <w:t>。</w:t>
      </w:r>
      <w:r w:rsidR="007C607E">
        <w:rPr>
          <w:rFonts w:hint="eastAsia"/>
        </w:rPr>
        <w:t>整个项目使用</w:t>
      </w:r>
      <w:r w:rsidR="007C607E">
        <w:rPr>
          <w:rFonts w:hint="eastAsia"/>
        </w:rPr>
        <w:t>G</w:t>
      </w:r>
      <w:r w:rsidR="007C607E">
        <w:t>it</w:t>
      </w:r>
      <w:r w:rsidR="007C607E">
        <w:t>以及</w:t>
      </w:r>
      <w:r w:rsidR="007C607E">
        <w:rPr>
          <w:rFonts w:hint="eastAsia"/>
        </w:rPr>
        <w:t>Subversion</w:t>
      </w:r>
      <w:r w:rsidR="007C607E">
        <w:rPr>
          <w:rFonts w:hint="eastAsia"/>
        </w:rPr>
        <w:t>作为版本控制</w:t>
      </w:r>
      <w:r w:rsidR="005A4355">
        <w:rPr>
          <w:rFonts w:hint="eastAsia"/>
        </w:rPr>
        <w:t>工具</w:t>
      </w:r>
      <w:r w:rsidR="007C607E">
        <w:rPr>
          <w:rFonts w:hint="eastAsia"/>
        </w:rPr>
        <w:t>。</w:t>
      </w:r>
    </w:p>
    <w:p w:rsidR="005867D6" w:rsidRDefault="005867D6" w:rsidP="005867D6">
      <w:pPr>
        <w:pStyle w:val="ae"/>
        <w:ind w:firstLine="420"/>
      </w:pPr>
    </w:p>
    <w:p w:rsidR="005867D6" w:rsidRDefault="005867D6" w:rsidP="005867D6">
      <w:pPr>
        <w:pStyle w:val="af"/>
        <w:ind w:firstLine="0"/>
        <w:rPr>
          <w:b w:val="0"/>
        </w:rPr>
      </w:pPr>
      <w:r>
        <w:rPr>
          <w:rFonts w:hint="eastAsia"/>
        </w:rPr>
        <w:t>关键词：</w:t>
      </w:r>
      <w:r>
        <w:rPr>
          <w:rFonts w:hint="eastAsia"/>
          <w:b w:val="0"/>
        </w:rPr>
        <w:t>空气污染物浓度，超声波，微控制器，无线通信，安卓</w:t>
      </w:r>
      <w:r w:rsidR="007C607E">
        <w:rPr>
          <w:rFonts w:hint="eastAsia"/>
          <w:b w:val="0"/>
        </w:rPr>
        <w:t>，版本控制</w:t>
      </w: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2E7019">
      <w:pPr>
        <w:pStyle w:val="ab"/>
        <w:spacing w:before="120" w:after="120"/>
        <w:jc w:val="both"/>
        <w:rPr>
          <w:rFonts w:eastAsia="宋体"/>
          <w:b w:val="0"/>
          <w:sz w:val="21"/>
        </w:rPr>
      </w:pPr>
    </w:p>
    <w:p w:rsidR="002E7019" w:rsidRDefault="002E7019" w:rsidP="002E7019">
      <w:pPr>
        <w:pStyle w:val="ab"/>
        <w:spacing w:before="120" w:after="120"/>
      </w:pPr>
    </w:p>
    <w:p w:rsidR="002E7019" w:rsidRDefault="00DA1C1C" w:rsidP="002E7019">
      <w:pPr>
        <w:pStyle w:val="ab"/>
        <w:spacing w:before="120" w:after="120"/>
      </w:pPr>
      <w:r>
        <w:t xml:space="preserve">The </w:t>
      </w:r>
      <w:r w:rsidR="002E7019">
        <w:rPr>
          <w:rFonts w:hint="eastAsia"/>
        </w:rPr>
        <w:t xml:space="preserve">Development of Air </w:t>
      </w:r>
      <w:r w:rsidR="002E7019">
        <w:t>P</w:t>
      </w:r>
      <w:r w:rsidR="002E7019">
        <w:rPr>
          <w:rFonts w:hint="eastAsia"/>
        </w:rPr>
        <w:t>ollutant</w:t>
      </w:r>
      <w:r>
        <w:t>s’</w:t>
      </w:r>
      <w:r w:rsidR="002E7019">
        <w:rPr>
          <w:rFonts w:hint="eastAsia"/>
        </w:rPr>
        <w:t xml:space="preserve"> Concentration</w:t>
      </w:r>
      <w:r>
        <w:t>-</w:t>
      </w:r>
      <w:r>
        <w:rPr>
          <w:rFonts w:hint="eastAsia"/>
        </w:rPr>
        <w:t xml:space="preserve"> Measuring</w:t>
      </w:r>
      <w:r w:rsidR="002E7019">
        <w:rPr>
          <w:rFonts w:hint="eastAsia"/>
        </w:rPr>
        <w:t xml:space="preserve"> </w:t>
      </w:r>
      <w:r w:rsidR="002E7019">
        <w:t>S</w:t>
      </w:r>
      <w:r w:rsidR="002E7019">
        <w:rPr>
          <w:rFonts w:hint="eastAsia"/>
        </w:rPr>
        <w:t>ystem Based on Ultrasonic</w:t>
      </w:r>
    </w:p>
    <w:p w:rsidR="002E7019" w:rsidRDefault="002E7019" w:rsidP="002E7019">
      <w:pPr>
        <w:pStyle w:val="ab"/>
        <w:spacing w:before="120" w:after="120"/>
      </w:pPr>
    </w:p>
    <w:p w:rsidR="002E7019" w:rsidRDefault="002E7019" w:rsidP="002E7019">
      <w:pPr>
        <w:pStyle w:val="ac"/>
        <w:spacing w:before="120" w:after="120"/>
      </w:pPr>
      <w:r>
        <w:rPr>
          <w:rFonts w:hint="eastAsia"/>
        </w:rPr>
        <w:t>ABSTRACT</w:t>
      </w:r>
    </w:p>
    <w:p w:rsidR="002E7019" w:rsidRDefault="00DA1C1C" w:rsidP="002E7019">
      <w:pPr>
        <w:pStyle w:val="ae"/>
        <w:ind w:firstLine="420"/>
      </w:pPr>
      <w:r>
        <w:rPr>
          <w:rFonts w:hint="eastAsia"/>
        </w:rPr>
        <w:t>Reading and translating relevant documents and mat</w:t>
      </w:r>
      <w:r>
        <w:t xml:space="preserve">erials, analyze the feasibility of applying ultrasonic sensor to measure the concentration of air pollutants in theory. Design the air pollutants’ concentration-detecting system based on the characteristic that there will be minor time difference when ultrasonic spreads in mixed gas of different concentration. This system makes use of SHT10 digital temperature and humidity sensor manufactured by SENSIRION Company in Switzerland to measure temperature as well as humidity of air and measures the time of ultrasonic spreading in the air of selected length by using ultrasonic sensor. At the same time, this research chooses NXP Company’s LPC1114 </w:t>
      </w:r>
      <w:r w:rsidR="007C607E">
        <w:t xml:space="preserve">32-bit ARM Cortex-M0 </w:t>
      </w:r>
      <w:r>
        <w:t>microcontroller</w:t>
      </w:r>
      <w:r w:rsidR="007C607E">
        <w:t xml:space="preserve"> to collect temperature, humidity and time data gained from ultrasonic sensor, later packages these data into frames with certain format and eventually sends out those data frames through wireless communication by using a Bluetooth chip. The system takes advantage of self-written mobile-phone application based on Android OS to receive data by calling Bluetooth module that exists initially in phones. Mobile-phone applications then de-frame and process the received data frames, and display results in the interface of mobile-phones. The whole project uses Git</w:t>
      </w:r>
      <w:r w:rsidR="005A4355">
        <w:t xml:space="preserve"> and</w:t>
      </w:r>
      <w:r w:rsidR="007C607E">
        <w:t xml:space="preserve"> Subversion as </w:t>
      </w:r>
      <w:r w:rsidR="005A4355">
        <w:t>the version controlling tools.</w:t>
      </w:r>
    </w:p>
    <w:p w:rsidR="0031283A" w:rsidRDefault="0031283A" w:rsidP="002E7019">
      <w:pPr>
        <w:pStyle w:val="ae"/>
        <w:ind w:firstLine="420"/>
      </w:pPr>
    </w:p>
    <w:p w:rsidR="0031283A" w:rsidRDefault="0031283A" w:rsidP="0031283A">
      <w:pPr>
        <w:pStyle w:val="af"/>
        <w:ind w:firstLine="0"/>
        <w:rPr>
          <w:b w:val="0"/>
        </w:rPr>
      </w:pPr>
      <w:r>
        <w:t xml:space="preserve">Key words: </w:t>
      </w:r>
      <w:r>
        <w:rPr>
          <w:b w:val="0"/>
        </w:rPr>
        <w:t>air pollutants’ concentration, ultrasonic, microcontroller, wireless communication, Android OS, version control</w:t>
      </w:r>
    </w:p>
    <w:p w:rsidR="006F71E1" w:rsidRDefault="006F71E1" w:rsidP="0031283A">
      <w:pPr>
        <w:pStyle w:val="af"/>
        <w:ind w:firstLine="0"/>
        <w:rPr>
          <w:b w:val="0"/>
        </w:rPr>
      </w:pPr>
    </w:p>
    <w:p w:rsidR="006F71E1" w:rsidRDefault="006F71E1">
      <w:pPr>
        <w:widowControl/>
        <w:adjustRightInd/>
        <w:jc w:val="left"/>
        <w:textAlignment w:val="auto"/>
      </w:pPr>
      <w:r>
        <w:rPr>
          <w:b/>
        </w:rPr>
        <w:br w:type="page"/>
      </w:r>
    </w:p>
    <w:p w:rsidR="006F71E1" w:rsidRDefault="006F71E1" w:rsidP="000C6BB3">
      <w:pPr>
        <w:pStyle w:val="10"/>
        <w:spacing w:before="120" w:after="120"/>
      </w:pPr>
    </w:p>
    <w:p w:rsidR="000C6BB3" w:rsidRDefault="000C6BB3" w:rsidP="000C6BB3">
      <w:pPr>
        <w:pStyle w:val="10"/>
        <w:spacing w:before="120" w:after="120"/>
      </w:pPr>
      <w:r>
        <w:rPr>
          <w:rFonts w:hint="eastAsia"/>
        </w:rPr>
        <w:t>1</w:t>
      </w:r>
      <w:r>
        <w:t xml:space="preserve"> </w:t>
      </w:r>
      <w:r>
        <w:t>引</w:t>
      </w:r>
      <w:r w:rsidR="000210F2">
        <w:rPr>
          <w:rFonts w:hint="eastAsia"/>
        </w:rPr>
        <w:t xml:space="preserve"> </w:t>
      </w:r>
      <w:r>
        <w:t>言</w:t>
      </w:r>
    </w:p>
    <w:p w:rsidR="000210F2" w:rsidRDefault="000210F2" w:rsidP="000210F2">
      <w:pPr>
        <w:pStyle w:val="21"/>
        <w:numPr>
          <w:ilvl w:val="1"/>
          <w:numId w:val="1"/>
        </w:numPr>
        <w:spacing w:before="120" w:after="120"/>
      </w:pPr>
      <w:r>
        <w:t>研制空气污染物浓度检测系统的意义</w:t>
      </w:r>
    </w:p>
    <w:p w:rsidR="000210F2" w:rsidRDefault="000210F2" w:rsidP="000210F2">
      <w:pPr>
        <w:pStyle w:val="af1"/>
        <w:spacing w:before="120" w:after="120"/>
      </w:pPr>
      <w:r w:rsidRPr="000210F2">
        <w:rPr>
          <w:rFonts w:hint="eastAsia"/>
        </w:rPr>
        <w:t>随着社会经济的发展和人们生活水平的提高，城市环境空气质量也越来越成为人们普遍关注的热点话题，因而对城市大气环境质量做出客观、全面、实时的认识和评价是极其必要的。</w:t>
      </w:r>
    </w:p>
    <w:p w:rsidR="000210F2" w:rsidRDefault="000210F2" w:rsidP="000210F2">
      <w:pPr>
        <w:pStyle w:val="af1"/>
        <w:spacing w:before="120" w:after="120"/>
      </w:pPr>
      <w:r w:rsidRPr="000210F2">
        <w:rPr>
          <w:rFonts w:hint="eastAsia"/>
        </w:rPr>
        <w:t>空气污染指数</w:t>
      </w:r>
      <w:r w:rsidRPr="000210F2">
        <w:rPr>
          <w:rFonts w:hint="eastAsia"/>
        </w:rPr>
        <w:t>(air pollution index, API)</w:t>
      </w:r>
      <w:r w:rsidRPr="000210F2">
        <w:rPr>
          <w:rFonts w:hint="eastAsia"/>
        </w:rPr>
        <w:t>是反映大气环境质量水平的重要标准。根据环境空气质量标准和各项污染物对人体健康和生态环境的影响，将常规检测的集中空气污染物浓度简化为单一的概念性指数值形式，它将空气污染程度和空气质量状况分级表征，适合于表示城市的短期空气质量状况和变化。</w:t>
      </w:r>
    </w:p>
    <w:p w:rsidR="00066DB9" w:rsidRDefault="000210F2" w:rsidP="00066DB9">
      <w:pPr>
        <w:pStyle w:val="21"/>
        <w:numPr>
          <w:ilvl w:val="1"/>
          <w:numId w:val="1"/>
        </w:numPr>
        <w:spacing w:before="120" w:after="120"/>
      </w:pPr>
      <w:r>
        <w:t>空气污染物浓度检测的常用方法</w:t>
      </w:r>
    </w:p>
    <w:p w:rsidR="00066DB9" w:rsidRDefault="00066DB9" w:rsidP="00066DB9">
      <w:pPr>
        <w:pStyle w:val="30"/>
        <w:spacing w:before="120" w:after="120"/>
        <w:ind w:left="420"/>
      </w:pPr>
      <w:r>
        <w:t xml:space="preserve">1.2.1 </w:t>
      </w:r>
      <w:r>
        <w:t>利用电阻式气敏元件测量气体浓度</w:t>
      </w:r>
    </w:p>
    <w:p w:rsidR="00066DB9" w:rsidRDefault="00066DB9" w:rsidP="00066DB9">
      <w:pPr>
        <w:pStyle w:val="af1"/>
        <w:spacing w:before="120" w:after="120"/>
      </w:pPr>
      <w:r>
        <w:rPr>
          <w:rFonts w:hint="eastAsia"/>
        </w:rPr>
        <w:t>电阻式气敏元件经过一段时间的预热后，其阻值与周围气体浓度有着确定的关系。因此，只需测出运行状态下气敏元件的电阻值，便可推算出当前运行状态下待测气体的浓度。这是气体浓度测量中最常用的传统方法。</w:t>
      </w:r>
    </w:p>
    <w:p w:rsidR="00066DB9" w:rsidRDefault="00066DB9" w:rsidP="00066DB9">
      <w:pPr>
        <w:pStyle w:val="af1"/>
        <w:spacing w:before="120" w:after="120"/>
      </w:pPr>
      <w:r>
        <w:t>利用气敏元件测量气体浓度原理简单，操作也比较方便，但存在以下不足：</w:t>
      </w:r>
      <w:r>
        <w:rPr>
          <w:rFonts w:hint="eastAsia"/>
        </w:rPr>
        <w:t>(</w:t>
      </w:r>
      <w:r>
        <w:t>a)</w:t>
      </w:r>
      <w:r>
        <w:t>由于在检测仪中一般将气敏元件与标准原件组成测量电桥电路，因此电桥电路的非线性会影响测量精度；</w:t>
      </w:r>
      <w:r>
        <w:rPr>
          <w:rFonts w:hint="eastAsia"/>
        </w:rPr>
        <w:t>(</w:t>
      </w:r>
      <w:r>
        <w:t>b</w:t>
      </w:r>
      <w:r>
        <w:rPr>
          <w:rFonts w:hint="eastAsia"/>
        </w:rPr>
        <w:t>)</w:t>
      </w:r>
      <w:r>
        <w:rPr>
          <w:rFonts w:hint="eastAsia"/>
        </w:rPr>
        <w:t>电桥供电电压的大小对测量精度有很大影响；</w:t>
      </w:r>
      <w:r>
        <w:rPr>
          <w:rFonts w:hint="eastAsia"/>
        </w:rPr>
        <w:t>(</w:t>
      </w:r>
      <w:r>
        <w:t>c</w:t>
      </w:r>
      <w:r>
        <w:rPr>
          <w:rFonts w:hint="eastAsia"/>
        </w:rPr>
        <w:t>)</w:t>
      </w:r>
      <w:r>
        <w:rPr>
          <w:rFonts w:hint="eastAsia"/>
        </w:rPr>
        <w:t>检测时还需考虑现场温度、空气扰动等因素，需要</w:t>
      </w:r>
      <w:r w:rsidRPr="00753BA1">
        <w:rPr>
          <w:rFonts w:hint="eastAsia"/>
          <w:color w:val="FF0000"/>
          <w:rPrChange w:id="1" w:author="pan" w:date="2015-05-22T10:26:00Z">
            <w:rPr>
              <w:rFonts w:hint="eastAsia"/>
            </w:rPr>
          </w:rPrChange>
        </w:rPr>
        <w:t>传</w:t>
      </w:r>
      <w:r>
        <w:rPr>
          <w:rFonts w:hint="eastAsia"/>
        </w:rPr>
        <w:t>接上补偿电路。所以这种方法主要用在测量精度不高的场合。</w:t>
      </w:r>
    </w:p>
    <w:p w:rsidR="00066DB9" w:rsidRDefault="00066DB9" w:rsidP="00066DB9">
      <w:pPr>
        <w:pStyle w:val="30"/>
        <w:spacing w:before="120" w:after="120"/>
        <w:ind w:left="420"/>
      </w:pPr>
      <w:r>
        <w:rPr>
          <w:rFonts w:hint="eastAsia"/>
        </w:rPr>
        <w:t>1.2.2</w:t>
      </w:r>
      <w:r>
        <w:t xml:space="preserve"> </w:t>
      </w:r>
      <w:r>
        <w:t>气相色谱法测量气体浓度</w:t>
      </w:r>
    </w:p>
    <w:p w:rsidR="00066DB9" w:rsidRDefault="00066DB9" w:rsidP="00066DB9">
      <w:pPr>
        <w:pStyle w:val="af1"/>
        <w:spacing w:before="120" w:after="120"/>
      </w:pPr>
      <w:r>
        <w:rPr>
          <w:rFonts w:hint="eastAsia"/>
        </w:rPr>
        <w:t>气相色谱法是基于不同的气体在通过色谱柱时速度不同的原理</w:t>
      </w:r>
      <w:r w:rsidR="00390589">
        <w:rPr>
          <w:rFonts w:hint="eastAsia"/>
        </w:rPr>
        <w:t>，主要适用于工厂生产现场的检测、设备检修过程中动力作业的安全检测。该方法对混合气体进行多次采样，注入色谱仪直至色谱峰</w:t>
      </w:r>
      <w:proofErr w:type="gramStart"/>
      <w:r w:rsidR="00390589">
        <w:rPr>
          <w:rFonts w:hint="eastAsia"/>
        </w:rPr>
        <w:t>值全部</w:t>
      </w:r>
      <w:proofErr w:type="gramEnd"/>
      <w:r w:rsidR="00390589">
        <w:rPr>
          <w:rFonts w:hint="eastAsia"/>
        </w:rPr>
        <w:t>出现后再对其进行色谱分析。很多地方也称其为光谱测量法。不同浓度的混合气体的色谱存在明显差异，根据当前呈现的色谱便能分析出当前气体浓度的高低。这种检测方法测量方便、快捷、线性范围宽、灵敏度高、可靠性</w:t>
      </w:r>
      <w:r w:rsidR="00390589" w:rsidRPr="00753BA1">
        <w:rPr>
          <w:rFonts w:hint="eastAsia"/>
          <w:color w:val="FF0000"/>
          <w:rPrChange w:id="2" w:author="pan" w:date="2015-05-22T10:26:00Z">
            <w:rPr>
              <w:rFonts w:hint="eastAsia"/>
            </w:rPr>
          </w:rPrChange>
        </w:rPr>
        <w:t>重现性号</w:t>
      </w:r>
      <w:r w:rsidR="00390589">
        <w:rPr>
          <w:rFonts w:hint="eastAsia"/>
        </w:rPr>
        <w:t>，在气体浓度检测中占有很重要的地位，但在测量中必须合理地选择色谱柱及载气流速等参数，只有进行多次重复实验后方能获得理想的测量效果。</w:t>
      </w:r>
    </w:p>
    <w:p w:rsidR="00390589" w:rsidRDefault="00390589" w:rsidP="00390589">
      <w:pPr>
        <w:pStyle w:val="30"/>
        <w:spacing w:before="120" w:after="120"/>
        <w:ind w:left="420"/>
      </w:pPr>
      <w:r>
        <w:rPr>
          <w:rFonts w:hint="eastAsia"/>
        </w:rPr>
        <w:t>1.2.3</w:t>
      </w:r>
      <w:r>
        <w:t xml:space="preserve"> </w:t>
      </w:r>
      <w:r>
        <w:t>载体催化燃烧法检测气体浓度</w:t>
      </w:r>
    </w:p>
    <w:p w:rsidR="00390589" w:rsidRDefault="00390589" w:rsidP="00390589">
      <w:pPr>
        <w:pStyle w:val="af1"/>
        <w:spacing w:before="120" w:after="120"/>
      </w:pPr>
      <w:r>
        <w:rPr>
          <w:rFonts w:hint="eastAsia"/>
        </w:rPr>
        <w:t>这种检测方法线性和稳定性较好。以爆炸下限百分体积浓度为单位的浓度标度方法能统一衡量各种可燃气体浓度所呈现出的爆炸危险度，而且量程符合工业要求，故常被用于爆炸危险场所可燃性气体的测爆。该检测方法以催化载体型气敏元件作为浓度的传感器，该元件</w:t>
      </w:r>
      <w:proofErr w:type="gramStart"/>
      <w:r>
        <w:rPr>
          <w:rFonts w:hint="eastAsia"/>
        </w:rPr>
        <w:t>由在铂丝</w:t>
      </w:r>
      <w:proofErr w:type="gramEnd"/>
      <w:r>
        <w:rPr>
          <w:rFonts w:hint="eastAsia"/>
        </w:rPr>
        <w:t>上烧结一层陶瓷载体后，再涂覆催化活性物（</w:t>
      </w:r>
      <w:proofErr w:type="spellStart"/>
      <w:r>
        <w:rPr>
          <w:rFonts w:hint="eastAsia"/>
        </w:rPr>
        <w:t>Rh</w:t>
      </w:r>
      <w:r>
        <w:t>,</w:t>
      </w:r>
      <w:r>
        <w:rPr>
          <w:rFonts w:hint="eastAsia"/>
        </w:rPr>
        <w:t>Pd</w:t>
      </w:r>
      <w:proofErr w:type="spellEnd"/>
      <w:r>
        <w:rPr>
          <w:rFonts w:hint="eastAsia"/>
        </w:rPr>
        <w:t>等）构成。</w:t>
      </w:r>
      <w:proofErr w:type="gramStart"/>
      <w:r>
        <w:rPr>
          <w:rFonts w:hint="eastAsia"/>
        </w:rPr>
        <w:t>当铂丝</w:t>
      </w:r>
      <w:proofErr w:type="gramEnd"/>
      <w:r>
        <w:rPr>
          <w:rFonts w:hint="eastAsia"/>
        </w:rPr>
        <w:t>中</w:t>
      </w:r>
      <w:r w:rsidR="00565B6D">
        <w:rPr>
          <w:rFonts w:hint="eastAsia"/>
        </w:rPr>
        <w:t>通以工作电流使之达到临界反应温度（</w:t>
      </w:r>
      <w:r w:rsidR="00565B6D">
        <w:rPr>
          <w:rFonts w:hint="eastAsia"/>
        </w:rPr>
        <w:t>320~350</w:t>
      </w:r>
      <w:r w:rsidR="00565B6D">
        <w:rPr>
          <w:rFonts w:hint="eastAsia"/>
        </w:rPr>
        <w:t>℃）时，可燃气就在元件表面催化燃烧，铂丝电阻增加，在完全燃烧且热辐射可忽略时，电阻增量Δ</w:t>
      </w:r>
      <w:r w:rsidR="00565B6D">
        <w:rPr>
          <w:rFonts w:hint="eastAsia"/>
        </w:rPr>
        <w:t>R</w:t>
      </w:r>
      <w:r w:rsidR="00565B6D">
        <w:rPr>
          <w:rFonts w:hint="eastAsia"/>
        </w:rPr>
        <w:t>与可燃气体浓度</w:t>
      </w:r>
      <w:r w:rsidR="00565B6D">
        <w:rPr>
          <w:rFonts w:hint="eastAsia"/>
        </w:rPr>
        <w:t>C</w:t>
      </w:r>
      <w:r w:rsidR="00565B6D">
        <w:rPr>
          <w:rFonts w:hint="eastAsia"/>
        </w:rPr>
        <w:t>成正比，将Δ</w:t>
      </w:r>
      <w:r w:rsidR="00565B6D">
        <w:rPr>
          <w:rFonts w:hint="eastAsia"/>
        </w:rPr>
        <w:t>R</w:t>
      </w:r>
      <w:r w:rsidR="00565B6D">
        <w:rPr>
          <w:rFonts w:hint="eastAsia"/>
        </w:rPr>
        <w:t>转换成电信号，即可用于检测可燃</w:t>
      </w:r>
      <w:r w:rsidR="00565B6D">
        <w:rPr>
          <w:rFonts w:hint="eastAsia"/>
        </w:rPr>
        <w:lastRenderedPageBreak/>
        <w:t>气体的浓度。检测中一般将催化元件（检知元件）及与之配对的参比元件组成的电桥，作为浓度信号采样单元。由于催化元件的气敏特性除与可燃气体浓度有关外，还受到工作电流、环境的温度和湿度、气压的影响，所以在设计过程中应注意采用桥式单元或其他参比元件对其予以补偿。</w:t>
      </w:r>
    </w:p>
    <w:p w:rsidR="00565B6D" w:rsidRDefault="001624D1" w:rsidP="00565B6D">
      <w:pPr>
        <w:pStyle w:val="30"/>
        <w:spacing w:before="120" w:after="120"/>
        <w:ind w:left="420"/>
      </w:pPr>
      <w:r>
        <w:rPr>
          <w:rFonts w:hint="eastAsia"/>
        </w:rPr>
        <w:t xml:space="preserve">1.2.4 </w:t>
      </w:r>
      <w:r>
        <w:rPr>
          <w:rFonts w:hint="eastAsia"/>
        </w:rPr>
        <w:t>光干涉法测量气体浓度</w:t>
      </w:r>
    </w:p>
    <w:p w:rsidR="001624D1" w:rsidRDefault="001624D1" w:rsidP="001624D1">
      <w:pPr>
        <w:pStyle w:val="af1"/>
        <w:spacing w:before="120" w:after="120"/>
      </w:pPr>
      <w:r>
        <w:rPr>
          <w:rFonts w:hint="eastAsia"/>
        </w:rPr>
        <w:t>光干涉法是一种创新的检测方法，它基于同一光源发出的光波会被平面镜分为</w:t>
      </w:r>
      <w:r>
        <w:rPr>
          <w:rFonts w:hint="eastAsia"/>
        </w:rPr>
        <w:t>2</w:t>
      </w:r>
      <w:r>
        <w:rPr>
          <w:rFonts w:hint="eastAsia"/>
        </w:rPr>
        <w:t>束光，经不同路线后又汇集成一束光，发生光干涉，产生干涉条纹的物理现象。光干涉式气体浓度测量器目前被广泛用于煤矿井下空气中的甲烷、瓦斯等浓度，以及其他环境下各种气体浓度的测定；在实验室也往往使用这种测定仪器作为相对参考的仪器。用该方法测定气体浓度时，必须考虑到气体的温度、压力、含量、换算结果，以及光在该气体中的折射率等问题</w:t>
      </w:r>
      <w:r w:rsidR="00601582" w:rsidRPr="00A7513F">
        <w:rPr>
          <w:rFonts w:hint="eastAsia"/>
          <w:vertAlign w:val="superscript"/>
        </w:rPr>
        <w:t>[</w:t>
      </w:r>
      <w:r w:rsidR="00601582" w:rsidRPr="00A7513F">
        <w:rPr>
          <w:vertAlign w:val="superscript"/>
        </w:rPr>
        <w:t>1</w:t>
      </w:r>
      <w:r w:rsidR="00601582" w:rsidRPr="00A7513F">
        <w:rPr>
          <w:rFonts w:hint="eastAsia"/>
          <w:vertAlign w:val="superscript"/>
        </w:rPr>
        <w:t>]</w:t>
      </w:r>
      <w:r w:rsidR="00601582">
        <w:t>。</w:t>
      </w:r>
    </w:p>
    <w:p w:rsidR="001624D1" w:rsidRDefault="001624D1" w:rsidP="00601582">
      <w:pPr>
        <w:pStyle w:val="21"/>
        <w:numPr>
          <w:ilvl w:val="1"/>
          <w:numId w:val="1"/>
        </w:numPr>
        <w:spacing w:before="120" w:after="120"/>
      </w:pPr>
      <w:r>
        <w:t>超声技术测量气体浓度</w:t>
      </w:r>
      <w:del w:id="3" w:author="pan" w:date="2015-05-22T10:29:00Z">
        <w:r w:rsidDel="00C97699">
          <w:delText>的基本概况</w:delText>
        </w:r>
      </w:del>
    </w:p>
    <w:p w:rsidR="00601582" w:rsidRDefault="00601582" w:rsidP="00601582">
      <w:pPr>
        <w:pStyle w:val="af1"/>
        <w:spacing w:before="120" w:after="120"/>
      </w:pPr>
      <w:r>
        <w:rPr>
          <w:rFonts w:hint="eastAsia"/>
        </w:rPr>
        <w:t>使用超</w:t>
      </w:r>
      <w:del w:id="4" w:author="pan" w:date="2015-05-22T10:29:00Z">
        <w:r w:rsidDel="00C97699">
          <w:rPr>
            <w:rFonts w:hint="eastAsia"/>
          </w:rPr>
          <w:delText>生</w:delText>
        </w:r>
      </w:del>
      <w:ins w:id="5" w:author="pan" w:date="2015-05-22T10:29:00Z">
        <w:r w:rsidR="00C97699">
          <w:rPr>
            <w:rFonts w:hint="eastAsia"/>
          </w:rPr>
          <w:t>声</w:t>
        </w:r>
      </w:ins>
      <w:del w:id="6" w:author="pan" w:date="2015-05-22T10:30:00Z">
        <w:r w:rsidDel="00C97699">
          <w:rPr>
            <w:rFonts w:hint="eastAsia"/>
          </w:rPr>
          <w:delText>原理</w:delText>
        </w:r>
      </w:del>
      <w:r>
        <w:rPr>
          <w:rFonts w:hint="eastAsia"/>
        </w:rPr>
        <w:t>测量气体浓度是近</w:t>
      </w:r>
      <w:r>
        <w:rPr>
          <w:rFonts w:hint="eastAsia"/>
        </w:rPr>
        <w:t>10</w:t>
      </w:r>
      <w:r>
        <w:rPr>
          <w:rFonts w:hint="eastAsia"/>
        </w:rPr>
        <w:t>年来由于电子技术和测量技术的发展而出现的一种新技术。气体浓度的超声检测法为非接触式测量，具有测量范围宽、测量精度高等特点，而且测试设备体积小，无需维护，使用寿命长，在计量检测领域收到极大关注。近年来，超声技术作为一种新型的检测技术已广泛应用于气体浓度检测领域。国内外一些公司经过大量研究，已将超声技术成功地应用于气体浓度的高精度检测装置中，实现了气体浓度检测技术的重大突破</w:t>
      </w:r>
      <w:r w:rsidRPr="00A7513F">
        <w:rPr>
          <w:rFonts w:hint="eastAsia"/>
          <w:vertAlign w:val="superscript"/>
        </w:rPr>
        <w:t>[</w:t>
      </w:r>
      <w:r w:rsidRPr="00A7513F">
        <w:rPr>
          <w:vertAlign w:val="superscript"/>
        </w:rPr>
        <w:t>2</w:t>
      </w:r>
      <w:r w:rsidRPr="00A7513F">
        <w:rPr>
          <w:rFonts w:hint="eastAsia"/>
          <w:vertAlign w:val="superscript"/>
        </w:rPr>
        <w:t>]</w:t>
      </w:r>
      <w:r>
        <w:rPr>
          <w:rFonts w:hint="eastAsia"/>
        </w:rPr>
        <w:t>。</w:t>
      </w:r>
    </w:p>
    <w:p w:rsidR="00601582" w:rsidRDefault="00601582" w:rsidP="00601582">
      <w:pPr>
        <w:pStyle w:val="21"/>
        <w:numPr>
          <w:ilvl w:val="1"/>
          <w:numId w:val="1"/>
        </w:numPr>
        <w:spacing w:before="120" w:after="120"/>
      </w:pPr>
      <w:r>
        <w:rPr>
          <w:rFonts w:hint="eastAsia"/>
        </w:rPr>
        <w:t>本文所作的工作</w:t>
      </w:r>
    </w:p>
    <w:p w:rsidR="00601582" w:rsidRDefault="005D7082" w:rsidP="00601582">
      <w:pPr>
        <w:pStyle w:val="af1"/>
        <w:spacing w:before="120" w:after="120"/>
      </w:pPr>
      <w:r>
        <w:rPr>
          <w:rFonts w:hint="eastAsia"/>
        </w:rPr>
        <w:t>本文首先从理论上分析利用超声波测量气体浓度的原理，通过数学推导验证超声法对气体污染物浓度进行监测的可行性。并从以下几个方面介绍毕业设计空气污染物浓度监测系统所做的工作</w:t>
      </w:r>
      <w:r>
        <w:rPr>
          <w:rFonts w:hint="eastAsia"/>
        </w:rPr>
        <w:t>:</w:t>
      </w:r>
    </w:p>
    <w:p w:rsidR="00BF10AC" w:rsidRDefault="00BF10AC" w:rsidP="00BF10AC">
      <w:pPr>
        <w:pStyle w:val="af1"/>
        <w:spacing w:before="120" w:after="120"/>
      </w:pPr>
      <w:r>
        <w:rPr>
          <w:rFonts w:hint="eastAsia"/>
        </w:rPr>
        <w:t>(</w:t>
      </w:r>
      <w:r>
        <w:t>1</w:t>
      </w:r>
      <w:r>
        <w:rPr>
          <w:rFonts w:hint="eastAsia"/>
        </w:rPr>
        <w:t>)</w:t>
      </w:r>
      <w:r>
        <w:t xml:space="preserve"> </w:t>
      </w:r>
      <w:r w:rsidR="005D7082" w:rsidRPr="00BF10AC">
        <w:t>对于</w:t>
      </w:r>
      <w:r w:rsidR="005D7082" w:rsidRPr="00BF10AC">
        <w:t>LPC1114</w:t>
      </w:r>
      <w:r w:rsidR="005D7082" w:rsidRPr="00BF10AC">
        <w:t>微控制器底层寄存器的配置，包括</w:t>
      </w:r>
      <w:r w:rsidR="005D7082" w:rsidRPr="00BF10AC">
        <w:t>32</w:t>
      </w:r>
      <w:r w:rsidR="005D7082" w:rsidRPr="00BF10AC">
        <w:t>位计时器的匹配输出与捕获输入</w:t>
      </w:r>
      <w:r w:rsidRPr="00BF10AC">
        <w:t>，</w:t>
      </w:r>
      <w:r w:rsidR="005D7082" w:rsidRPr="00BF10AC">
        <w:t>利用</w:t>
      </w:r>
      <w:r w:rsidR="005D7082" w:rsidRPr="00BF10AC">
        <w:rPr>
          <w:rFonts w:hint="eastAsia"/>
        </w:rPr>
        <w:t>IO</w:t>
      </w:r>
      <w:r w:rsidR="005D7082" w:rsidRPr="00BF10AC">
        <w:rPr>
          <w:rFonts w:hint="eastAsia"/>
        </w:rPr>
        <w:t>口模拟</w:t>
      </w:r>
      <w:r w:rsidRPr="00BF10AC">
        <w:t>应用于温湿度传感器</w:t>
      </w:r>
      <w:r w:rsidRPr="00BF10AC">
        <w:rPr>
          <w:rFonts w:hint="eastAsia"/>
        </w:rPr>
        <w:t>SHT10</w:t>
      </w:r>
      <w:r w:rsidRPr="00BF10AC">
        <w:rPr>
          <w:rFonts w:hint="eastAsia"/>
        </w:rPr>
        <w:t>的两线串行接口</w:t>
      </w:r>
      <w:r w:rsidRPr="00BF10AC">
        <w:rPr>
          <w:rFonts w:hint="eastAsia"/>
        </w:rPr>
        <w:t>(</w:t>
      </w:r>
      <w:r w:rsidRPr="00BF10AC">
        <w:t>DATA</w:t>
      </w:r>
      <w:r w:rsidRPr="00BF10AC">
        <w:t>总线与</w:t>
      </w:r>
      <w:r w:rsidRPr="00BF10AC">
        <w:rPr>
          <w:rFonts w:hint="eastAsia"/>
        </w:rPr>
        <w:t>C</w:t>
      </w:r>
      <w:r w:rsidRPr="00BF10AC">
        <w:t>LK</w:t>
      </w:r>
      <w:r w:rsidRPr="00BF10AC">
        <w:t>总线</w:t>
      </w:r>
      <w:r w:rsidRPr="00BF10AC">
        <w:rPr>
          <w:rFonts w:hint="eastAsia"/>
        </w:rPr>
        <w:t>)</w:t>
      </w:r>
      <w:r w:rsidRPr="00BF10AC">
        <w:rPr>
          <w:rFonts w:hint="eastAsia"/>
        </w:rPr>
        <w:t>；</w:t>
      </w:r>
    </w:p>
    <w:p w:rsidR="00BF10AC" w:rsidRDefault="00BF10AC" w:rsidP="00BF10AC">
      <w:pPr>
        <w:pStyle w:val="af1"/>
        <w:spacing w:before="120" w:after="120"/>
      </w:pPr>
      <w:r>
        <w:t xml:space="preserve">(2) </w:t>
      </w:r>
      <w:r>
        <w:t>硬件电路的设计，包括原理图设计和印刷电路板</w:t>
      </w:r>
      <w:r>
        <w:rPr>
          <w:rFonts w:hint="eastAsia"/>
        </w:rPr>
        <w:t>(PCB</w:t>
      </w:r>
      <w:r>
        <w:t>)</w:t>
      </w:r>
      <w:r>
        <w:rPr>
          <w:rFonts w:hint="eastAsia"/>
        </w:rPr>
        <w:t>图设计；</w:t>
      </w:r>
    </w:p>
    <w:p w:rsidR="00BF10AC" w:rsidRDefault="00BF10AC" w:rsidP="00BF10AC">
      <w:pPr>
        <w:pStyle w:val="af1"/>
        <w:spacing w:before="120" w:after="120"/>
      </w:pPr>
      <w:r>
        <w:rPr>
          <w:rFonts w:hint="eastAsia"/>
        </w:rPr>
        <w:t>(</w:t>
      </w:r>
      <w:r>
        <w:t>3</w:t>
      </w:r>
      <w:r>
        <w:rPr>
          <w:rFonts w:hint="eastAsia"/>
        </w:rPr>
        <w:t>)</w:t>
      </w:r>
      <w:r>
        <w:t xml:space="preserve"> </w:t>
      </w:r>
      <w:r>
        <w:t>基于安卓的手机上位机程序设计，包括使用设计模式中的依赖倒置原则；</w:t>
      </w:r>
    </w:p>
    <w:p w:rsidR="00BF10AC" w:rsidRDefault="00BF10AC" w:rsidP="00BF10AC">
      <w:pPr>
        <w:pStyle w:val="af1"/>
        <w:spacing w:before="120" w:after="120"/>
      </w:pPr>
      <w:r>
        <w:rPr>
          <w:rFonts w:hint="eastAsia"/>
        </w:rPr>
        <w:t>(</w:t>
      </w:r>
      <w:r>
        <w:t>4</w:t>
      </w:r>
      <w:r>
        <w:rPr>
          <w:rFonts w:hint="eastAsia"/>
        </w:rPr>
        <w:t>)</w:t>
      </w:r>
      <w:r>
        <w:t xml:space="preserve"> </w:t>
      </w:r>
      <w:r>
        <w:t>版本控制，包括程序工程进行版本控制的工具</w:t>
      </w:r>
      <w:r>
        <w:rPr>
          <w:rFonts w:hint="eastAsia"/>
        </w:rPr>
        <w:t>(Git</w:t>
      </w:r>
      <w:r>
        <w:t>)</w:t>
      </w:r>
      <w:r>
        <w:rPr>
          <w:rFonts w:hint="eastAsia"/>
        </w:rPr>
        <w:t>和对电路工程进行版本控制的工具</w:t>
      </w:r>
      <w:r>
        <w:rPr>
          <w:rFonts w:hint="eastAsia"/>
        </w:rPr>
        <w:t>(Subversion</w:t>
      </w:r>
      <w:r>
        <w:t>)</w:t>
      </w:r>
      <w:r>
        <w:rPr>
          <w:rFonts w:hint="eastAsia"/>
        </w:rPr>
        <w:t>；</w:t>
      </w:r>
    </w:p>
    <w:p w:rsidR="00BF10AC" w:rsidRDefault="00BF10AC" w:rsidP="00BF10AC">
      <w:pPr>
        <w:pStyle w:val="af1"/>
        <w:spacing w:before="120" w:after="120"/>
      </w:pPr>
      <w:r>
        <w:rPr>
          <w:rFonts w:hint="eastAsia"/>
        </w:rPr>
        <w:t>(</w:t>
      </w:r>
      <w:r>
        <w:t>5</w:t>
      </w:r>
      <w:r>
        <w:rPr>
          <w:rFonts w:hint="eastAsia"/>
        </w:rPr>
        <w:t>)</w:t>
      </w:r>
      <w:r>
        <w:t xml:space="preserve"> </w:t>
      </w:r>
      <w:r>
        <w:t>实验结果。</w:t>
      </w: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2205E0" w:rsidP="00A7513F">
      <w:pPr>
        <w:pStyle w:val="10"/>
        <w:spacing w:before="120" w:after="120"/>
      </w:pPr>
      <w:r w:rsidRPr="002205E0">
        <w:rPr>
          <w:color w:val="FFFFFF" w:themeColor="background1"/>
        </w:rPr>
        <w:lastRenderedPageBreak/>
        <w:fldChar w:fldCharType="begin"/>
      </w:r>
      <w:r w:rsidRPr="002205E0">
        <w:rPr>
          <w:color w:val="FFFFFF" w:themeColor="background1"/>
        </w:rPr>
        <w:instrText xml:space="preserve"> </w:instrText>
      </w:r>
      <w:r w:rsidRPr="002205E0">
        <w:rPr>
          <w:rFonts w:hint="eastAsia"/>
          <w:color w:val="FFFFFF" w:themeColor="background1"/>
        </w:rPr>
        <w:instrText>MACROBUTTON MTEditEquationSection2</w:instrText>
      </w:r>
      <w:r w:rsidRPr="002205E0">
        <w:rPr>
          <w:color w:val="FFFFFF" w:themeColor="background1"/>
        </w:rPr>
        <w:instrText xml:space="preserve"> </w:instrText>
      </w:r>
      <w:r w:rsidRPr="002205E0">
        <w:rPr>
          <w:rStyle w:val="MTEquationSection"/>
          <w:color w:val="FFFFFF" w:themeColor="background1"/>
        </w:rPr>
        <w:instrText>Equation Chapter 1 Section 2</w:instrText>
      </w:r>
      <w:r w:rsidRPr="002205E0">
        <w:rPr>
          <w:color w:val="FFFFFF" w:themeColor="background1"/>
        </w:rPr>
        <w:fldChar w:fldCharType="begin"/>
      </w:r>
      <w:r w:rsidRPr="002205E0">
        <w:rPr>
          <w:color w:val="FFFFFF" w:themeColor="background1"/>
        </w:rPr>
        <w:instrText xml:space="preserve"> SEQ MTEqn \r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MTSec \r 2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MTChap \r 1 \h \* MERGEFORMAT </w:instrText>
      </w:r>
      <w:r w:rsidRPr="002205E0">
        <w:rPr>
          <w:color w:val="FFFFFF" w:themeColor="background1"/>
        </w:rPr>
        <w:fldChar w:fldCharType="end"/>
      </w:r>
      <w:r w:rsidRPr="002205E0">
        <w:rPr>
          <w:color w:val="FFFFFF" w:themeColor="background1"/>
        </w:rPr>
        <w:fldChar w:fldCharType="end"/>
      </w:r>
    </w:p>
    <w:p w:rsidR="00A7513F" w:rsidRDefault="00A7513F" w:rsidP="00A7513F">
      <w:pPr>
        <w:pStyle w:val="10"/>
        <w:numPr>
          <w:ilvl w:val="0"/>
          <w:numId w:val="1"/>
        </w:numPr>
        <w:spacing w:before="120" w:after="120"/>
      </w:pPr>
      <w:r>
        <w:rPr>
          <w:rFonts w:hint="eastAsia"/>
        </w:rPr>
        <w:t>理论部分</w:t>
      </w:r>
    </w:p>
    <w:p w:rsidR="00A7513F" w:rsidRDefault="008E1DAE" w:rsidP="008E1DAE">
      <w:pPr>
        <w:pStyle w:val="21"/>
        <w:spacing w:before="120" w:after="120"/>
      </w:pPr>
      <w:r>
        <w:rPr>
          <w:rFonts w:hint="eastAsia"/>
        </w:rPr>
        <w:t>2.1</w:t>
      </w:r>
      <w:r>
        <w:t xml:space="preserve"> </w:t>
      </w:r>
      <w:r>
        <w:t>浓度声速理论</w:t>
      </w:r>
    </w:p>
    <w:p w:rsidR="00B3773D" w:rsidRDefault="00441560" w:rsidP="00B3773D">
      <w:pPr>
        <w:pStyle w:val="af1"/>
        <w:spacing w:before="120" w:after="120"/>
      </w:pPr>
      <w:r>
        <w:rPr>
          <w:rFonts w:hint="eastAsia"/>
        </w:rPr>
        <w:t>将空气简化为二元混合气体（普通空气与微量污染物气体）</w:t>
      </w:r>
      <w:r w:rsidR="008E1DAE">
        <w:rPr>
          <w:rFonts w:hint="eastAsia"/>
        </w:rPr>
        <w:t>，在常温常压实验条件下可利用理想气体模型对该气体进行分析。混合气体平均速度为</w:t>
      </w:r>
      <w:r w:rsidR="008E1DAE">
        <w:rPr>
          <w:vertAlign w:val="superscript"/>
        </w:rPr>
        <w:t>[</w:t>
      </w:r>
      <w:r w:rsidR="00AD7F57">
        <w:rPr>
          <w:vertAlign w:val="superscript"/>
        </w:rPr>
        <w:t>2</w:t>
      </w:r>
      <w:r w:rsidR="008E1DAE">
        <w:rPr>
          <w:vertAlign w:val="superscript"/>
        </w:rPr>
        <w:t>]</w:t>
      </w:r>
      <w:r w:rsidR="008E1DAE">
        <w:t>：</w:t>
      </w:r>
    </w:p>
    <w:p w:rsidR="00B3773D" w:rsidRDefault="00AD7F57" w:rsidP="00B3773D">
      <w:pPr>
        <w:pStyle w:val="MTDisplayEquation"/>
      </w:pPr>
      <w:r w:rsidRPr="00A05143">
        <w:rPr>
          <w:position w:val="-28"/>
        </w:rPr>
        <w:object w:dxaOrig="980" w:dyaOrig="700">
          <v:shape id="_x0000_i1025" type="#_x0000_t75" style="width:48.55pt;height:34.8pt" o:ole="">
            <v:imagedata r:id="rId10" o:title=""/>
          </v:shape>
          <o:OLEObject Type="Embed" ProgID="Equation.DSMT4" ShapeID="_x0000_i1025" DrawAspect="Content" ObjectID="_1493805720" r:id="rId11"/>
        </w:object>
      </w:r>
      <w:r w:rsidR="00B3773D">
        <w:t xml:space="preserve"> </w:t>
      </w:r>
      <w:r w:rsidR="00B3773D">
        <w:tab/>
      </w:r>
      <w:r w:rsidR="00B3773D">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1</w:instrText>
        </w:r>
      </w:fldSimple>
      <w:r w:rsidR="002205E0">
        <w:instrText>)</w:instrText>
      </w:r>
      <w:r w:rsidR="002205E0">
        <w:fldChar w:fldCharType="end"/>
      </w:r>
    </w:p>
    <w:p w:rsidR="00A05143" w:rsidRDefault="003342DB" w:rsidP="00A05143">
      <w:pPr>
        <w:pStyle w:val="af1"/>
        <w:spacing w:before="120" w:after="120"/>
        <w:ind w:firstLine="0"/>
        <w:rPr>
          <w:rFonts w:asciiTheme="minorEastAsia" w:hAnsiTheme="minorEastAsia"/>
        </w:rPr>
      </w:pPr>
      <w:r>
        <w:rPr>
          <w:rFonts w:hint="eastAsia"/>
        </w:rPr>
        <w:t>式</w:t>
      </w:r>
      <w:r w:rsidR="00A3253E">
        <w:rPr>
          <w:rFonts w:hint="eastAsia"/>
        </w:rPr>
        <w:t>中</w:t>
      </w:r>
      <w:r w:rsidR="00AD7F57" w:rsidRPr="00A3253E">
        <w:rPr>
          <w:position w:val="-6"/>
        </w:rPr>
        <w:object w:dxaOrig="200" w:dyaOrig="240">
          <v:shape id="_x0000_i1026" type="#_x0000_t75" style="width:9.7pt;height:12.15pt" o:ole="">
            <v:imagedata r:id="rId12" o:title=""/>
          </v:shape>
          <o:OLEObject Type="Embed" ProgID="Equation.DSMT4" ShapeID="_x0000_i1026" DrawAspect="Content" ObjectID="_1493805721" r:id="rId13"/>
        </w:object>
      </w:r>
      <w:r w:rsidR="00A3253E">
        <w:t>为混合气体的平均速度</w:t>
      </w:r>
      <w:r w:rsidR="00B61F0A">
        <w:rPr>
          <w:rFonts w:hint="eastAsia"/>
        </w:rPr>
        <w:t>；</w:t>
      </w:r>
      <w:r w:rsidR="00A917AA" w:rsidRPr="00A05143">
        <w:rPr>
          <w:position w:val="-14"/>
        </w:rPr>
        <w:object w:dxaOrig="1200" w:dyaOrig="400">
          <v:shape id="_x0000_i1027" type="#_x0000_t75" style="width:60.65pt;height:20.2pt" o:ole="">
            <v:imagedata r:id="rId14" o:title=""/>
          </v:shape>
          <o:OLEObject Type="Embed" ProgID="Equation.DSMT4" ShapeID="_x0000_i1027" DrawAspect="Content" ObjectID="_1493805722" r:id="rId15"/>
        </w:object>
      </w:r>
      <w:r w:rsidR="00A3253E">
        <w:t>为混合气体平均</w:t>
      </w:r>
      <w:r w:rsidR="00441560">
        <w:t>定压定容比热比</w:t>
      </w:r>
      <w:r w:rsidR="00B61F0A">
        <w:t>；</w:t>
      </w:r>
      <w:r w:rsidR="00A05143" w:rsidRPr="00A05143">
        <w:rPr>
          <w:i/>
        </w:rPr>
        <w:t>P</w:t>
      </w:r>
      <w:r w:rsidR="00A05143" w:rsidRPr="00855D75">
        <w:rPr>
          <w:rFonts w:asciiTheme="minorEastAsia" w:hAnsiTheme="minorEastAsia"/>
        </w:rPr>
        <w:t>是气体压力</w:t>
      </w:r>
      <w:r w:rsidR="00A05143">
        <w:rPr>
          <w:rFonts w:asciiTheme="minorEastAsia" w:hAnsiTheme="minorEastAsia"/>
        </w:rPr>
        <w:t>；</w:t>
      </w:r>
      <w:r w:rsidR="00A05143" w:rsidRPr="00855D75">
        <w:rPr>
          <w:rFonts w:asciiTheme="minorEastAsia" w:hAnsiTheme="minorEastAsia"/>
          <w:position w:val="-10"/>
        </w:rPr>
        <w:object w:dxaOrig="220" w:dyaOrig="240">
          <v:shape id="_x0000_i1028" type="#_x0000_t75" style="width:11.35pt;height:11.35pt" o:ole="">
            <v:imagedata r:id="rId16" o:title=""/>
          </v:shape>
          <o:OLEObject Type="Embed" ProgID="Equation.DSMT4" ShapeID="_x0000_i1028" DrawAspect="Content" ObjectID="_1493805723" r:id="rId17"/>
        </w:object>
      </w:r>
      <w:r w:rsidR="00A05143" w:rsidRPr="00855D75">
        <w:rPr>
          <w:rFonts w:asciiTheme="minorEastAsia" w:hAnsiTheme="minorEastAsia"/>
        </w:rPr>
        <w:t>是气体密度。</w:t>
      </w:r>
    </w:p>
    <w:p w:rsidR="00A05143" w:rsidRDefault="00A05143" w:rsidP="00A05143">
      <w:pPr>
        <w:pStyle w:val="af1"/>
        <w:spacing w:before="120" w:after="120"/>
        <w:ind w:firstLine="0"/>
        <w:rPr>
          <w:rFonts w:asciiTheme="minorEastAsia" w:hAnsiTheme="minorEastAsia"/>
        </w:rPr>
      </w:pPr>
      <w:r>
        <w:rPr>
          <w:rFonts w:asciiTheme="minorEastAsia" w:hAnsiTheme="minorEastAsia"/>
        </w:rPr>
        <w:tab/>
        <w:t>使用理想气体方程</w:t>
      </w:r>
      <w:r w:rsidR="00AD7F57">
        <w:rPr>
          <w:rFonts w:asciiTheme="minorEastAsia" w:hAnsiTheme="minorEastAsia"/>
        </w:rPr>
        <w:t>：</w:t>
      </w:r>
    </w:p>
    <w:p w:rsidR="00A05143" w:rsidRDefault="00A05143" w:rsidP="00A05143">
      <w:pPr>
        <w:pStyle w:val="MTDisplayEquation"/>
      </w:pPr>
      <w:r w:rsidRPr="00A05143">
        <w:rPr>
          <w:position w:val="-22"/>
        </w:rPr>
        <w:object w:dxaOrig="2540" w:dyaOrig="560">
          <v:shape id="_x0000_i1029" type="#_x0000_t75" style="width:127pt;height:28.3pt" o:ole="">
            <v:imagedata r:id="rId18" o:title=""/>
          </v:shape>
          <o:OLEObject Type="Embed" ProgID="Equation.DSMT4" ShapeID="_x0000_i1029" DrawAspect="Content" ObjectID="_1493805724" r:id="rId19"/>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2</w:instrText>
        </w:r>
      </w:fldSimple>
      <w:r w:rsidR="002205E0">
        <w:instrText>)</w:instrText>
      </w:r>
      <w:r w:rsidR="002205E0">
        <w:fldChar w:fldCharType="end"/>
      </w:r>
    </w:p>
    <w:p w:rsidR="00AD7F57" w:rsidRDefault="00AD7F57" w:rsidP="00AD7F57">
      <w:r>
        <w:t>式中</w:t>
      </w:r>
      <w:r w:rsidRPr="00AD7F57">
        <w:rPr>
          <w:position w:val="-6"/>
        </w:rPr>
        <w:object w:dxaOrig="220" w:dyaOrig="260">
          <v:shape id="_x0000_i1030" type="#_x0000_t75" style="width:11.35pt;height:13.75pt" o:ole="">
            <v:imagedata r:id="rId20" o:title=""/>
          </v:shape>
          <o:OLEObject Type="Embed" ProgID="Equation.DSMT4" ShapeID="_x0000_i1030" DrawAspect="Content" ObjectID="_1493805725" r:id="rId21"/>
        </w:object>
      </w:r>
      <w:r>
        <w:t>为气体体积；</w:t>
      </w:r>
      <w:r w:rsidRPr="00AD7F57">
        <w:rPr>
          <w:position w:val="-4"/>
        </w:rPr>
        <w:object w:dxaOrig="220" w:dyaOrig="240">
          <v:shape id="_x0000_i1031" type="#_x0000_t75" style="width:11.35pt;height:12.15pt" o:ole="">
            <v:imagedata r:id="rId22" o:title=""/>
          </v:shape>
          <o:OLEObject Type="Embed" ProgID="Equation.DSMT4" ShapeID="_x0000_i1031" DrawAspect="Content" ObjectID="_1493805726" r:id="rId23"/>
        </w:object>
      </w:r>
      <w:r>
        <w:t>为通用气体常数，也称普适气体恒量，</w:t>
      </w:r>
      <w:r w:rsidRPr="00AD7F57">
        <w:rPr>
          <w:position w:val="-10"/>
        </w:rPr>
        <w:object w:dxaOrig="1880" w:dyaOrig="300">
          <v:shape id="_x0000_i1032" type="#_x0000_t75" style="width:93.8pt;height:15.35pt" o:ole="">
            <v:imagedata r:id="rId24" o:title=""/>
          </v:shape>
          <o:OLEObject Type="Embed" ProgID="Equation.DSMT4" ShapeID="_x0000_i1032" DrawAspect="Content" ObjectID="_1493805727" r:id="rId25"/>
        </w:object>
      </w:r>
      <w:r>
        <w:t>；</w:t>
      </w:r>
      <w:r>
        <w:rPr>
          <w:rFonts w:hint="eastAsia"/>
        </w:rPr>
        <w:t>T</w:t>
      </w:r>
      <w:r>
        <w:rPr>
          <w:rFonts w:hint="eastAsia"/>
        </w:rPr>
        <w:t>为气体的热力学温度；</w:t>
      </w:r>
      <w:r w:rsidRPr="00AD7F57">
        <w:rPr>
          <w:position w:val="-6"/>
        </w:rPr>
        <w:object w:dxaOrig="240" w:dyaOrig="200">
          <v:shape id="_x0000_i1033" type="#_x0000_t75" style="width:12.15pt;height:9.7pt" o:ole="">
            <v:imagedata r:id="rId26" o:title=""/>
          </v:shape>
          <o:OLEObject Type="Embed" ProgID="Equation.DSMT4" ShapeID="_x0000_i1033" DrawAspect="Content" ObjectID="_1493805728" r:id="rId27"/>
        </w:object>
      </w:r>
      <w:r>
        <w:t>为气体的质量；</w:t>
      </w:r>
      <w:r w:rsidRPr="00AD7F57">
        <w:rPr>
          <w:position w:val="-4"/>
        </w:rPr>
        <w:object w:dxaOrig="279" w:dyaOrig="300">
          <v:shape id="_x0000_i1034" type="#_x0000_t75" style="width:13.75pt;height:15.35pt" o:ole="">
            <v:imagedata r:id="rId28" o:title=""/>
          </v:shape>
          <o:OLEObject Type="Embed" ProgID="Equation.DSMT4" ShapeID="_x0000_i1034" DrawAspect="Content" ObjectID="_1493805729" r:id="rId29"/>
        </w:object>
      </w:r>
      <w:r>
        <w:t>为气体的平均相对分子质量。</w:t>
      </w:r>
    </w:p>
    <w:p w:rsidR="00AD7F57" w:rsidRDefault="00AD7F57" w:rsidP="00AD7F57">
      <w:pPr>
        <w:pStyle w:val="af1"/>
        <w:spacing w:before="120" w:after="120"/>
      </w:pPr>
      <w:r>
        <w:rPr>
          <w:rFonts w:hint="eastAsia"/>
        </w:rPr>
        <w:t>将式</w:t>
      </w:r>
      <w:r>
        <w:rPr>
          <w:rFonts w:hint="eastAsia"/>
        </w:rPr>
        <w:t>(</w:t>
      </w:r>
      <w:r>
        <w:t>2.2)</w:t>
      </w:r>
      <w:r>
        <w:t>代入式</w:t>
      </w:r>
      <w:r>
        <w:rPr>
          <w:rFonts w:hint="eastAsia"/>
        </w:rPr>
        <w:t>(</w:t>
      </w:r>
      <w:r>
        <w:t>2.1</w:t>
      </w:r>
      <w:r>
        <w:rPr>
          <w:rFonts w:hint="eastAsia"/>
        </w:rPr>
        <w:t>)</w:t>
      </w:r>
      <w:r>
        <w:rPr>
          <w:rFonts w:hint="eastAsia"/>
        </w:rPr>
        <w:t>中可得：</w:t>
      </w:r>
    </w:p>
    <w:p w:rsidR="00AD7F57" w:rsidRPr="00AD7F57" w:rsidRDefault="009E7139" w:rsidP="00AD7F57">
      <w:pPr>
        <w:pStyle w:val="MTDisplayEquation"/>
      </w:pPr>
      <w:r w:rsidRPr="00AD7F57">
        <w:rPr>
          <w:position w:val="-22"/>
        </w:rPr>
        <w:object w:dxaOrig="900" w:dyaOrig="560">
          <v:shape id="_x0000_i1035" type="#_x0000_t75" style="width:45.3pt;height:28.3pt" o:ole="">
            <v:imagedata r:id="rId30" o:title=""/>
          </v:shape>
          <o:OLEObject Type="Embed" ProgID="Equation.DSMT4" ShapeID="_x0000_i1035" DrawAspect="Content" ObjectID="_1493805730" r:id="rId31"/>
        </w:object>
      </w:r>
      <w:r w:rsidR="00AD7F57">
        <w:t xml:space="preserve"> </w:t>
      </w:r>
      <w:r w:rsidR="00AD7F57">
        <w:tab/>
      </w:r>
      <w:r w:rsidR="00AD7F57">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3</w:instrText>
        </w:r>
      </w:fldSimple>
      <w:r w:rsidR="002205E0">
        <w:instrText>)</w:instrText>
      </w:r>
      <w:r w:rsidR="002205E0">
        <w:fldChar w:fldCharType="end"/>
      </w:r>
    </w:p>
    <w:p w:rsidR="00B61F0A" w:rsidRDefault="00B61F0A" w:rsidP="00A05143">
      <w:pPr>
        <w:pStyle w:val="af1"/>
        <w:spacing w:before="120" w:after="120"/>
        <w:ind w:firstLine="425"/>
      </w:pPr>
      <w:r>
        <w:t>对于二元混合气体，设其两种组分分别由下标</w:t>
      </w:r>
      <w:r w:rsidR="003342DB" w:rsidRPr="003342DB">
        <w:rPr>
          <w:position w:val="-8"/>
        </w:rPr>
        <w:object w:dxaOrig="360" w:dyaOrig="279">
          <v:shape id="_x0000_i1036" type="#_x0000_t75" style="width:18.6pt;height:13.75pt" o:ole="">
            <v:imagedata r:id="rId32" o:title=""/>
          </v:shape>
          <o:OLEObject Type="Embed" ProgID="Equation.DSMT4" ShapeID="_x0000_i1036" DrawAspect="Content" ObjectID="_1493805731" r:id="rId33"/>
        </w:object>
      </w:r>
      <w:r>
        <w:t>组成，有：</w:t>
      </w:r>
    </w:p>
    <w:p w:rsidR="00B61F0A" w:rsidRDefault="003342DB" w:rsidP="00B61F0A">
      <w:pPr>
        <w:pStyle w:val="MTDisplayEquation"/>
        <w:tabs>
          <w:tab w:val="left" w:pos="5850"/>
        </w:tabs>
      </w:pPr>
      <w:r w:rsidRPr="00B61F0A">
        <w:rPr>
          <w:position w:val="-28"/>
        </w:rPr>
        <w:object w:dxaOrig="1900" w:dyaOrig="660">
          <v:shape id="_x0000_i1037" type="#_x0000_t75" style="width:95.45pt;height:33.15pt" o:ole="">
            <v:imagedata r:id="rId34" o:title=""/>
          </v:shape>
          <o:OLEObject Type="Embed" ProgID="Equation.DSMT4" ShapeID="_x0000_i1037" DrawAspect="Content" ObjectID="_1493805732" r:id="rId35"/>
        </w:object>
      </w:r>
      <w:r w:rsidR="00B61F0A">
        <w:t xml:space="preserve"> </w:t>
      </w:r>
      <w:r w:rsidR="00B61F0A">
        <w:tab/>
      </w:r>
      <w:r w:rsidR="00B61F0A">
        <w:tab/>
      </w:r>
      <w:r w:rsidR="00B61F0A">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4</w:instrText>
        </w:r>
      </w:fldSimple>
      <w:r w:rsidR="002205E0">
        <w:instrText>)</w:instrText>
      </w:r>
      <w:r w:rsidR="002205E0">
        <w:fldChar w:fldCharType="end"/>
      </w:r>
    </w:p>
    <w:p w:rsidR="00B61F0A" w:rsidRDefault="003342DB" w:rsidP="003342DB">
      <w:pPr>
        <w:pStyle w:val="MTDisplayEquation"/>
      </w:pPr>
      <w:r w:rsidRPr="003342DB">
        <w:rPr>
          <w:position w:val="-10"/>
        </w:rPr>
        <w:object w:dxaOrig="1900" w:dyaOrig="360">
          <v:shape id="_x0000_i1038" type="#_x0000_t75" style="width:95.45pt;height:18.6pt" o:ole="">
            <v:imagedata r:id="rId36" o:title=""/>
          </v:shape>
          <o:OLEObject Type="Embed" ProgID="Equation.DSMT4" ShapeID="_x0000_i1038" DrawAspect="Content" ObjectID="_1493805733" r:id="rId37"/>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5</w:instrText>
        </w:r>
      </w:fldSimple>
      <w:r w:rsidR="002205E0">
        <w:instrText>)</w:instrText>
      </w:r>
      <w:r w:rsidR="002205E0">
        <w:fldChar w:fldCharType="end"/>
      </w:r>
    </w:p>
    <w:p w:rsidR="003342DB" w:rsidRDefault="003342DB" w:rsidP="003342DB">
      <w:pPr>
        <w:pStyle w:val="af1"/>
        <w:spacing w:before="120" w:after="120"/>
        <w:ind w:firstLine="0"/>
      </w:pPr>
      <w:r>
        <w:t>式中</w:t>
      </w:r>
      <w:r w:rsidRPr="003342DB">
        <w:rPr>
          <w:position w:val="-6"/>
        </w:rPr>
        <w:object w:dxaOrig="180" w:dyaOrig="200">
          <v:shape id="_x0000_i1039" type="#_x0000_t75" style="width:8.9pt;height:9.7pt" o:ole="">
            <v:imagedata r:id="rId38" o:title=""/>
          </v:shape>
          <o:OLEObject Type="Embed" ProgID="Equation.DSMT4" ShapeID="_x0000_i1039" DrawAspect="Content" ObjectID="_1493805734" r:id="rId39"/>
        </w:object>
      </w:r>
      <w:r>
        <w:t>为</w:t>
      </w:r>
      <w:r w:rsidRPr="003342DB">
        <w:rPr>
          <w:position w:val="-6"/>
        </w:rPr>
        <w:object w:dxaOrig="180" w:dyaOrig="200">
          <v:shape id="_x0000_i1040" type="#_x0000_t75" style="width:8.9pt;height:9.7pt" o:ole="">
            <v:imagedata r:id="rId40" o:title=""/>
          </v:shape>
          <o:OLEObject Type="Embed" ProgID="Equation.DSMT4" ShapeID="_x0000_i1040" DrawAspect="Content" ObjectID="_1493805735" r:id="rId41"/>
        </w:object>
      </w:r>
      <w:r w:rsidR="00AD7F57">
        <w:t>类</w:t>
      </w:r>
      <w:r>
        <w:t>气体的浓度，</w:t>
      </w:r>
      <w:r w:rsidRPr="003342DB">
        <w:rPr>
          <w:position w:val="-4"/>
        </w:rPr>
        <w:object w:dxaOrig="460" w:dyaOrig="240">
          <v:shape id="_x0000_i1041" type="#_x0000_t75" style="width:23.45pt;height:12.15pt" o:ole="">
            <v:imagedata r:id="rId42" o:title=""/>
          </v:shape>
          <o:OLEObject Type="Embed" ProgID="Equation.DSMT4" ShapeID="_x0000_i1041" DrawAspect="Content" ObjectID="_1493805736" r:id="rId43"/>
        </w:object>
      </w:r>
      <w:r>
        <w:t>为</w:t>
      </w:r>
      <w:r w:rsidR="002D6395" w:rsidRPr="002D6395">
        <w:rPr>
          <w:position w:val="-6"/>
        </w:rPr>
        <w:object w:dxaOrig="180" w:dyaOrig="260">
          <v:shape id="_x0000_i1042" type="#_x0000_t75" style="width:8.9pt;height:13.75pt" o:ole="">
            <v:imagedata r:id="rId44" o:title=""/>
          </v:shape>
          <o:OLEObject Type="Embed" ProgID="Equation.DSMT4" ShapeID="_x0000_i1042" DrawAspect="Content" ObjectID="_1493805737" r:id="rId45"/>
        </w:object>
      </w:r>
      <w:r w:rsidR="00AD7F57">
        <w:t>类</w:t>
      </w:r>
      <w:r w:rsidR="002D6395">
        <w:t>气体的定</w:t>
      </w:r>
      <w:proofErr w:type="gramStart"/>
      <w:r w:rsidR="002D6395">
        <w:t>容热比</w:t>
      </w:r>
      <w:proofErr w:type="gramEnd"/>
      <w:r w:rsidR="002D6395">
        <w:t>，</w:t>
      </w:r>
      <w:r w:rsidR="002D6395" w:rsidRPr="002D6395">
        <w:rPr>
          <w:position w:val="-10"/>
        </w:rPr>
        <w:object w:dxaOrig="700" w:dyaOrig="320">
          <v:shape id="_x0000_i1043" type="#_x0000_t75" style="width:34.8pt;height:16.2pt" o:ole="">
            <v:imagedata r:id="rId46" o:title=""/>
          </v:shape>
          <o:OLEObject Type="Embed" ProgID="Equation.DSMT4" ShapeID="_x0000_i1043" DrawAspect="Content" ObjectID="_1493805738" r:id="rId47"/>
        </w:object>
      </w:r>
      <w:r w:rsidR="002D6395">
        <w:t>分别为</w:t>
      </w:r>
      <w:r w:rsidR="002D6395" w:rsidRPr="002D6395">
        <w:rPr>
          <w:position w:val="-8"/>
        </w:rPr>
        <w:object w:dxaOrig="360" w:dyaOrig="279">
          <v:shape id="_x0000_i1044" type="#_x0000_t75" style="width:18.6pt;height:13.75pt" o:ole="">
            <v:imagedata r:id="rId48" o:title=""/>
          </v:shape>
          <o:OLEObject Type="Embed" ProgID="Equation.DSMT4" ShapeID="_x0000_i1044" DrawAspect="Content" ObjectID="_1493805739" r:id="rId49"/>
        </w:object>
      </w:r>
      <w:r w:rsidR="002D6395">
        <w:t>两种气体的相对分子质量。</w:t>
      </w:r>
    </w:p>
    <w:p w:rsidR="002D6395" w:rsidRDefault="00295D6C" w:rsidP="00295D6C">
      <w:pPr>
        <w:pStyle w:val="af1"/>
        <w:spacing w:before="120" w:after="120"/>
      </w:pPr>
      <w:r>
        <w:t>根据式</w:t>
      </w:r>
      <w:r>
        <w:rPr>
          <w:rFonts w:hint="eastAsia"/>
        </w:rPr>
        <w:t>(</w:t>
      </w:r>
      <w:r>
        <w:t>2.</w:t>
      </w:r>
      <w:r w:rsidR="00AD7F57">
        <w:t>3</w:t>
      </w:r>
      <w:r>
        <w:rPr>
          <w:rFonts w:hint="eastAsia"/>
        </w:rPr>
        <w:t>)</w:t>
      </w:r>
      <w:r>
        <w:rPr>
          <w:rFonts w:hint="eastAsia"/>
        </w:rPr>
        <w:t>，令参数</w:t>
      </w:r>
      <w:r w:rsidRPr="00295D6C">
        <w:rPr>
          <w:rFonts w:hint="eastAsia"/>
          <w:i/>
        </w:rPr>
        <w:t>Y</w:t>
      </w:r>
      <w:r>
        <w:t>为：</w:t>
      </w:r>
    </w:p>
    <w:p w:rsidR="00295D6C" w:rsidRDefault="00EF6DA5" w:rsidP="00295D6C">
      <w:pPr>
        <w:pStyle w:val="MTDisplayEquation"/>
      </w:pPr>
      <w:r w:rsidRPr="00295D6C">
        <w:rPr>
          <w:position w:val="-22"/>
        </w:rPr>
        <w:object w:dxaOrig="1180" w:dyaOrig="580">
          <v:shape id="_x0000_i1045" type="#_x0000_t75" style="width:58.25pt;height:28.3pt" o:ole="">
            <v:imagedata r:id="rId50" o:title=""/>
          </v:shape>
          <o:OLEObject Type="Embed" ProgID="Equation.DSMT4" ShapeID="_x0000_i1045" DrawAspect="Content" ObjectID="_1493805740" r:id="rId51"/>
        </w:object>
      </w:r>
      <w:r w:rsidR="00295D6C">
        <w:t xml:space="preserve"> </w:t>
      </w:r>
      <w:r w:rsidR="00295D6C">
        <w:tab/>
      </w:r>
      <w:r w:rsidR="00295D6C">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6</w:instrText>
        </w:r>
      </w:fldSimple>
      <w:r w:rsidR="002205E0">
        <w:instrText>)</w:instrText>
      </w:r>
      <w:r w:rsidR="002205E0">
        <w:fldChar w:fldCharType="end"/>
      </w:r>
    </w:p>
    <w:p w:rsidR="00295D6C" w:rsidRDefault="00295D6C" w:rsidP="00295D6C">
      <w:pPr>
        <w:pStyle w:val="af1"/>
        <w:spacing w:before="120" w:after="120"/>
      </w:pPr>
      <w:r>
        <w:rPr>
          <w:rFonts w:hint="eastAsia"/>
        </w:rPr>
        <w:t>由以上等式整理可得：</w:t>
      </w:r>
    </w:p>
    <w:p w:rsidR="00295D6C" w:rsidRDefault="00295D6C" w:rsidP="00295D6C">
      <w:pPr>
        <w:pStyle w:val="MTDisplayEquation"/>
      </w:pPr>
      <w:r w:rsidRPr="00295D6C">
        <w:rPr>
          <w:position w:val="-6"/>
        </w:rPr>
        <w:object w:dxaOrig="1540" w:dyaOrig="300">
          <v:shape id="_x0000_i1046" type="#_x0000_t75" style="width:76.85pt;height:15.35pt" o:ole="">
            <v:imagedata r:id="rId52" o:title=""/>
          </v:shape>
          <o:OLEObject Type="Embed" ProgID="Equation.DSMT4" ShapeID="_x0000_i1046" DrawAspect="Content" ObjectID="_1493805741" r:id="rId53"/>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7</w:instrText>
        </w:r>
      </w:fldSimple>
      <w:r w:rsidR="002205E0">
        <w:instrText>)</w:instrText>
      </w:r>
      <w:r w:rsidR="002205E0">
        <w:fldChar w:fldCharType="end"/>
      </w:r>
    </w:p>
    <w:p w:rsidR="00295D6C" w:rsidRDefault="00295D6C" w:rsidP="00295D6C">
      <w:pPr>
        <w:pStyle w:val="af1"/>
        <w:spacing w:before="120" w:after="120"/>
        <w:ind w:firstLine="0"/>
      </w:pPr>
      <w:r>
        <w:t>其中，系数</w:t>
      </w:r>
      <w:r w:rsidRPr="00295D6C">
        <w:rPr>
          <w:position w:val="-8"/>
        </w:rPr>
        <w:object w:dxaOrig="680" w:dyaOrig="279">
          <v:shape id="_x0000_i1047" type="#_x0000_t75" style="width:33pt;height:14pt" o:ole="">
            <v:imagedata r:id="rId54" o:title=""/>
          </v:shape>
          <o:OLEObject Type="Embed" ProgID="Equation.DSMT4" ShapeID="_x0000_i1047" DrawAspect="Content" ObjectID="_1493805742" r:id="rId55"/>
        </w:object>
      </w:r>
      <w:r>
        <w:t>均为参数</w:t>
      </w:r>
      <w:r w:rsidRPr="00295D6C">
        <w:rPr>
          <w:i/>
        </w:rPr>
        <w:t>Y</w:t>
      </w:r>
      <w:r>
        <w:t>的函数</w:t>
      </w:r>
      <w:r w:rsidR="00B87EDD">
        <w:t>。</w:t>
      </w:r>
      <w:r w:rsidR="00B87EDD" w:rsidRPr="00B87EDD">
        <w:rPr>
          <w:position w:val="-10"/>
        </w:rPr>
        <w:object w:dxaOrig="3420" w:dyaOrig="320">
          <v:shape id="_x0000_i1048" type="#_x0000_t75" style="width:170.5pt;height:16pt" o:ole="">
            <v:imagedata r:id="rId56" o:title=""/>
          </v:shape>
          <o:OLEObject Type="Embed" ProgID="Equation.DSMT4" ShapeID="_x0000_i1048" DrawAspect="Content" ObjectID="_1493805743" r:id="rId57"/>
        </w:object>
      </w:r>
      <w:r w:rsidR="00B87EDD">
        <w:t>；</w:t>
      </w:r>
      <w:r w:rsidR="00B87EDD" w:rsidRPr="00B87EDD">
        <w:rPr>
          <w:position w:val="-14"/>
        </w:rPr>
        <w:object w:dxaOrig="3760" w:dyaOrig="360">
          <v:shape id="_x0000_i1049" type="#_x0000_t75" style="width:187.45pt;height:18.5pt" o:ole="">
            <v:imagedata r:id="rId58" o:title=""/>
          </v:shape>
          <o:OLEObject Type="Embed" ProgID="Equation.DSMT4" ShapeID="_x0000_i1049" DrawAspect="Content" ObjectID="_1493805744" r:id="rId59"/>
        </w:object>
      </w:r>
      <w:r w:rsidR="00B87EDD">
        <w:t>；</w:t>
      </w:r>
      <w:r w:rsidR="00B87EDD" w:rsidRPr="00B87EDD">
        <w:rPr>
          <w:position w:val="-14"/>
        </w:rPr>
        <w:object w:dxaOrig="1540" w:dyaOrig="360">
          <v:shape id="_x0000_i1050" type="#_x0000_t75" style="width:77pt;height:18.5pt" o:ole="">
            <v:imagedata r:id="rId60" o:title=""/>
          </v:shape>
          <o:OLEObject Type="Embed" ProgID="Equation.DSMT4" ShapeID="_x0000_i1050" DrawAspect="Content" ObjectID="_1493805745" r:id="rId61"/>
        </w:object>
      </w:r>
      <w:r w:rsidR="00B87EDD">
        <w:t xml:space="preserve"> </w:t>
      </w:r>
      <w:r w:rsidR="00B87EDD">
        <w:t>。</w:t>
      </w:r>
    </w:p>
    <w:p w:rsidR="00295D6C" w:rsidRDefault="00B87EDD" w:rsidP="00B87EDD">
      <w:pPr>
        <w:pStyle w:val="af1"/>
        <w:spacing w:before="120" w:after="120"/>
      </w:pPr>
      <w:r>
        <w:lastRenderedPageBreak/>
        <w:t>由于</w:t>
      </w:r>
      <w:r w:rsidRPr="00B87EDD">
        <w:rPr>
          <w:position w:val="-6"/>
        </w:rPr>
        <w:object w:dxaOrig="760" w:dyaOrig="260">
          <v:shape id="_x0000_i1051" type="#_x0000_t75" style="width:39pt;height:14pt" o:ole="">
            <v:imagedata r:id="rId62" o:title=""/>
          </v:shape>
          <o:OLEObject Type="Embed" ProgID="Equation.DSMT4" ShapeID="_x0000_i1051" DrawAspect="Content" ObjectID="_1493805746" r:id="rId63"/>
        </w:object>
      </w:r>
      <w:r>
        <w:t>，所以方程</w:t>
      </w:r>
      <w:r>
        <w:rPr>
          <w:rFonts w:hint="eastAsia"/>
        </w:rPr>
        <w:t>(</w:t>
      </w:r>
      <w:r>
        <w:t>2.5</w:t>
      </w:r>
      <w:r>
        <w:rPr>
          <w:rFonts w:hint="eastAsia"/>
        </w:rPr>
        <w:t>)</w:t>
      </w:r>
      <w:r>
        <w:rPr>
          <w:rFonts w:hint="eastAsia"/>
        </w:rPr>
        <w:t>有单根，其解为：</w:t>
      </w:r>
    </w:p>
    <w:p w:rsidR="00B87EDD" w:rsidRDefault="00B87EDD" w:rsidP="00B87EDD">
      <w:pPr>
        <w:pStyle w:val="MTDisplayEquation"/>
      </w:pPr>
      <w:r w:rsidRPr="00B87EDD">
        <w:rPr>
          <w:position w:val="-22"/>
        </w:rPr>
        <w:object w:dxaOrig="1760" w:dyaOrig="639">
          <v:shape id="_x0000_i1052" type="#_x0000_t75" style="width:88pt;height:31.5pt" o:ole="">
            <v:imagedata r:id="rId64" o:title=""/>
          </v:shape>
          <o:OLEObject Type="Embed" ProgID="Equation.DSMT4" ShapeID="_x0000_i1052" DrawAspect="Content" ObjectID="_1493805747" r:id="rId65"/>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2</w:instrText>
        </w:r>
      </w:fldSimple>
      <w:r w:rsidR="002205E0">
        <w:instrText>.</w:instrText>
      </w:r>
      <w:fldSimple w:instr=" SEQ MTEqn \c \* Arabic \* MERGEFORMAT ">
        <w:r w:rsidR="00030450">
          <w:rPr>
            <w:noProof/>
          </w:rPr>
          <w:instrText>8</w:instrText>
        </w:r>
      </w:fldSimple>
      <w:r w:rsidR="002205E0">
        <w:instrText>)</w:instrText>
      </w:r>
      <w:r w:rsidR="002205E0">
        <w:fldChar w:fldCharType="end"/>
      </w:r>
    </w:p>
    <w:p w:rsidR="00B87EDD" w:rsidRDefault="00B87EDD" w:rsidP="00B87EDD">
      <w:pPr>
        <w:pStyle w:val="af1"/>
        <w:spacing w:before="120" w:after="120"/>
      </w:pPr>
      <w:r>
        <w:rPr>
          <w:rFonts w:hint="eastAsia"/>
        </w:rPr>
        <w:t>通过测量出的声速和温度两个量，可得出参数</w:t>
      </w:r>
      <w:r w:rsidRPr="00B87EDD">
        <w:rPr>
          <w:position w:val="-4"/>
        </w:rPr>
        <w:object w:dxaOrig="200" w:dyaOrig="240">
          <v:shape id="_x0000_i1053" type="#_x0000_t75" style="width:9.5pt;height:12pt" o:ole="">
            <v:imagedata r:id="rId66" o:title=""/>
          </v:shape>
          <o:OLEObject Type="Embed" ProgID="Equation.DSMT4" ShapeID="_x0000_i1053" DrawAspect="Content" ObjectID="_1493805748" r:id="rId67"/>
        </w:object>
      </w:r>
      <w:r>
        <w:t>的值，</w:t>
      </w:r>
      <w:r w:rsidR="002E2C25">
        <w:t>并由此计算出方程的</w:t>
      </w:r>
      <w:r w:rsidR="002E2C25">
        <w:t>3</w:t>
      </w:r>
      <w:r w:rsidR="002E2C25">
        <w:t>个系数，代入式</w:t>
      </w:r>
      <w:r w:rsidR="002E2C25">
        <w:rPr>
          <w:rFonts w:hint="eastAsia"/>
        </w:rPr>
        <w:t>(</w:t>
      </w:r>
      <w:r w:rsidR="002E2C25">
        <w:t>2.6</w:t>
      </w:r>
      <w:r w:rsidR="002E2C25">
        <w:rPr>
          <w:rFonts w:hint="eastAsia"/>
        </w:rPr>
        <w:t>)</w:t>
      </w:r>
      <w:r w:rsidR="002E2C25">
        <w:rPr>
          <w:rFonts w:hint="eastAsia"/>
        </w:rPr>
        <w:t>，求出浓度</w:t>
      </w:r>
      <w:r w:rsidR="002E2C25">
        <w:rPr>
          <w:rFonts w:hint="eastAsia"/>
        </w:rPr>
        <w:t>n</w:t>
      </w:r>
      <w:r w:rsidR="002E2C25">
        <w:rPr>
          <w:rFonts w:hint="eastAsia"/>
        </w:rPr>
        <w:t>值</w:t>
      </w:r>
      <w:r w:rsidR="00AD7F57">
        <w:rPr>
          <w:rFonts w:hint="eastAsia"/>
          <w:vertAlign w:val="superscript"/>
        </w:rPr>
        <w:t>[</w:t>
      </w:r>
      <w:r w:rsidR="00AD7F57">
        <w:rPr>
          <w:vertAlign w:val="superscript"/>
        </w:rPr>
        <w:t>3</w:t>
      </w:r>
      <w:r w:rsidR="00AD7F57">
        <w:rPr>
          <w:rFonts w:hint="eastAsia"/>
          <w:vertAlign w:val="superscript"/>
        </w:rPr>
        <w:t>]</w:t>
      </w:r>
      <w:r w:rsidR="002E2C25">
        <w:rPr>
          <w:rFonts w:hint="eastAsia"/>
        </w:rPr>
        <w:t>。</w:t>
      </w:r>
    </w:p>
    <w:p w:rsidR="00EF6DA5" w:rsidRDefault="00EF6DA5" w:rsidP="00EF6DA5">
      <w:pPr>
        <w:pStyle w:val="21"/>
        <w:spacing w:before="120" w:after="120"/>
      </w:pPr>
      <w:r>
        <w:rPr>
          <w:rFonts w:hint="eastAsia"/>
        </w:rPr>
        <w:t>2.2</w:t>
      </w:r>
      <w:r>
        <w:t xml:space="preserve"> </w:t>
      </w:r>
      <w:r>
        <w:t>嵌入式</w:t>
      </w:r>
      <w:r w:rsidR="00BE55AD">
        <w:t>系统</w:t>
      </w:r>
      <w:r>
        <w:t>相关理论</w:t>
      </w:r>
    </w:p>
    <w:p w:rsidR="00BE55AD" w:rsidRDefault="00EF6DA5" w:rsidP="00BE55AD">
      <w:pPr>
        <w:pStyle w:val="af1"/>
        <w:spacing w:before="120" w:after="120"/>
      </w:pPr>
      <w:r>
        <w:rPr>
          <w:rFonts w:hint="eastAsia"/>
        </w:rPr>
        <w:t>本毕业设计使用的微控制器</w:t>
      </w:r>
      <w:r w:rsidR="00BE55AD">
        <w:rPr>
          <w:rFonts w:hint="eastAsia"/>
        </w:rPr>
        <w:t>型号</w:t>
      </w:r>
      <w:r>
        <w:rPr>
          <w:rFonts w:hint="eastAsia"/>
        </w:rPr>
        <w:t>为</w:t>
      </w:r>
      <w:proofErr w:type="gramStart"/>
      <w:r w:rsidR="00BE55AD">
        <w:rPr>
          <w:rFonts w:hint="eastAsia"/>
        </w:rPr>
        <w:t>恩智浦</w:t>
      </w:r>
      <w:proofErr w:type="gramEnd"/>
      <w:r w:rsidR="00BE55AD">
        <w:rPr>
          <w:rFonts w:hint="eastAsia"/>
        </w:rPr>
        <w:t>半导体公司</w:t>
      </w:r>
      <w:r>
        <w:rPr>
          <w:rFonts w:hint="eastAsia"/>
        </w:rPr>
        <w:t>基于</w:t>
      </w:r>
      <w:r>
        <w:rPr>
          <w:rFonts w:hint="eastAsia"/>
        </w:rPr>
        <w:t xml:space="preserve">ARM </w:t>
      </w:r>
      <w:r w:rsidR="00BE55AD">
        <w:rPr>
          <w:rFonts w:hint="eastAsia"/>
        </w:rPr>
        <w:t>架构</w:t>
      </w:r>
      <w:r>
        <w:rPr>
          <w:rFonts w:hint="eastAsia"/>
        </w:rPr>
        <w:t>Cor</w:t>
      </w:r>
      <w:r>
        <w:t>tex-M0</w:t>
      </w:r>
      <w:r>
        <w:t>内核的</w:t>
      </w:r>
      <w:r>
        <w:rPr>
          <w:rFonts w:hint="eastAsia"/>
        </w:rPr>
        <w:t>32</w:t>
      </w:r>
      <w:r>
        <w:t>位低成本微控制器</w:t>
      </w:r>
      <w:r>
        <w:rPr>
          <w:rFonts w:hint="eastAsia"/>
        </w:rPr>
        <w:t>LPC1114</w:t>
      </w:r>
      <w:r>
        <w:rPr>
          <w:rFonts w:hint="eastAsia"/>
        </w:rPr>
        <w:t>。</w:t>
      </w:r>
      <w:r w:rsidR="00981164">
        <w:rPr>
          <w:rFonts w:hint="eastAsia"/>
        </w:rPr>
        <w:t>该款微控制器的外设组件包括：</w:t>
      </w:r>
      <w:r w:rsidR="00981164">
        <w:rPr>
          <w:rFonts w:hint="eastAsia"/>
        </w:rPr>
        <w:t>64KB</w:t>
      </w:r>
      <w:r w:rsidR="00981164">
        <w:rPr>
          <w:rFonts w:hint="eastAsia"/>
        </w:rPr>
        <w:t>片内</w:t>
      </w:r>
      <w:r w:rsidR="00981164">
        <w:rPr>
          <w:rFonts w:hint="eastAsia"/>
        </w:rPr>
        <w:t>FLASH</w:t>
      </w:r>
      <w:r w:rsidR="00981164">
        <w:rPr>
          <w:rFonts w:hint="eastAsia"/>
        </w:rPr>
        <w:t>程序存储器，</w:t>
      </w:r>
      <w:r w:rsidR="00981164">
        <w:rPr>
          <w:rFonts w:hint="eastAsia"/>
        </w:rPr>
        <w:t>8</w:t>
      </w:r>
      <w:r w:rsidR="00981164">
        <w:t>KB</w:t>
      </w:r>
      <w:r w:rsidR="00981164">
        <w:t>片内</w:t>
      </w:r>
      <w:r w:rsidR="00981164">
        <w:rPr>
          <w:rFonts w:hint="eastAsia"/>
        </w:rPr>
        <w:t>SRAM</w:t>
      </w:r>
      <w:r w:rsidR="00981164">
        <w:t>，一路</w:t>
      </w:r>
      <w:r w:rsidR="00981164">
        <w:rPr>
          <w:rFonts w:hint="eastAsia"/>
        </w:rPr>
        <w:t>I</w:t>
      </w:r>
      <w:r w:rsidR="00981164" w:rsidRPr="009331AC">
        <w:rPr>
          <w:rFonts w:hint="eastAsia"/>
          <w:vertAlign w:val="superscript"/>
        </w:rPr>
        <w:t>2</w:t>
      </w:r>
      <w:r w:rsidR="00981164">
        <w:rPr>
          <w:rFonts w:hint="eastAsia"/>
        </w:rPr>
        <w:t>C</w:t>
      </w:r>
      <w:r w:rsidR="00981164">
        <w:rPr>
          <w:rFonts w:hint="eastAsia"/>
        </w:rPr>
        <w:t>总线接口，一路</w:t>
      </w:r>
      <w:r w:rsidR="00981164">
        <w:rPr>
          <w:rFonts w:hint="eastAsia"/>
        </w:rPr>
        <w:t>RS-485/EIA-</w:t>
      </w:r>
      <w:r w:rsidR="00981164">
        <w:t>485 UART</w:t>
      </w:r>
      <w:r w:rsidR="00981164">
        <w:t>，两路</w:t>
      </w:r>
      <w:r w:rsidR="00981164">
        <w:rPr>
          <w:rFonts w:hint="eastAsia"/>
        </w:rPr>
        <w:t>SPI</w:t>
      </w:r>
      <w:r w:rsidR="00981164">
        <w:rPr>
          <w:rFonts w:hint="eastAsia"/>
        </w:rPr>
        <w:t>总线接口，四个通用定时</w:t>
      </w:r>
      <w:r w:rsidR="00981164">
        <w:rPr>
          <w:rFonts w:hint="eastAsia"/>
        </w:rPr>
        <w:t>/</w:t>
      </w:r>
      <w:r w:rsidR="008B76BF">
        <w:rPr>
          <w:rFonts w:hint="eastAsia"/>
        </w:rPr>
        <w:t>计数器以及多达</w:t>
      </w:r>
      <w:r w:rsidR="00981164">
        <w:rPr>
          <w:rFonts w:hint="eastAsia"/>
        </w:rPr>
        <w:t>42</w:t>
      </w:r>
      <w:r w:rsidR="00981164">
        <w:rPr>
          <w:rFonts w:hint="eastAsia"/>
        </w:rPr>
        <w:t>个通用</w:t>
      </w:r>
      <w:r w:rsidR="00981164">
        <w:rPr>
          <w:rFonts w:hint="eastAsia"/>
        </w:rPr>
        <w:t>I/O</w:t>
      </w:r>
      <w:r w:rsidR="00981164">
        <w:rPr>
          <w:rFonts w:hint="eastAsia"/>
        </w:rPr>
        <w:t>口</w:t>
      </w:r>
      <w:r w:rsidR="00981164">
        <w:rPr>
          <w:rFonts w:hint="eastAsia"/>
          <w:vertAlign w:val="superscript"/>
        </w:rPr>
        <w:t>[</w:t>
      </w:r>
      <w:r w:rsidR="00AD7F57">
        <w:rPr>
          <w:vertAlign w:val="superscript"/>
        </w:rPr>
        <w:t>4</w:t>
      </w:r>
      <w:r w:rsidR="00981164">
        <w:rPr>
          <w:vertAlign w:val="superscript"/>
        </w:rPr>
        <w:t>]</w:t>
      </w:r>
      <w:r w:rsidR="00981164">
        <w:rPr>
          <w:rFonts w:hint="eastAsia"/>
        </w:rPr>
        <w:t>。</w:t>
      </w:r>
    </w:p>
    <w:p w:rsidR="008B76BF" w:rsidRDefault="008B76BF" w:rsidP="00BE55AD">
      <w:pPr>
        <w:pStyle w:val="af1"/>
        <w:spacing w:before="120" w:after="120"/>
      </w:pPr>
      <w:r>
        <w:rPr>
          <w:rFonts w:hint="eastAsia"/>
        </w:rPr>
        <w:t>LP</w:t>
      </w:r>
      <w:r>
        <w:t>C1114 Cortex-M0</w:t>
      </w:r>
      <w:r>
        <w:t>微控制器具有以下特性：</w:t>
      </w:r>
    </w:p>
    <w:p w:rsidR="008B76BF" w:rsidRDefault="008B76BF" w:rsidP="008B76BF">
      <w:pPr>
        <w:pStyle w:val="af1"/>
        <w:numPr>
          <w:ilvl w:val="0"/>
          <w:numId w:val="4"/>
        </w:numPr>
        <w:spacing w:before="120" w:after="120"/>
      </w:pPr>
      <w:r>
        <w:t>Cortex-M0</w:t>
      </w:r>
      <w:r>
        <w:t>内核，工作频率高达</w:t>
      </w:r>
      <w:r>
        <w:t>50MHz</w:t>
      </w:r>
      <w:r>
        <w:t>；</w:t>
      </w:r>
    </w:p>
    <w:p w:rsidR="008B76BF" w:rsidRDefault="008B76BF" w:rsidP="008B76BF">
      <w:pPr>
        <w:pStyle w:val="af1"/>
        <w:numPr>
          <w:ilvl w:val="0"/>
          <w:numId w:val="4"/>
        </w:numPr>
        <w:spacing w:before="120" w:after="120"/>
      </w:pPr>
      <w:r>
        <w:t>内置嵌套向量中断控制器</w:t>
      </w:r>
      <w:r>
        <w:rPr>
          <w:rFonts w:hint="eastAsia"/>
        </w:rPr>
        <w:t>（</w:t>
      </w:r>
      <w:r>
        <w:t>NVIC</w:t>
      </w:r>
      <w:r>
        <w:rPr>
          <w:rFonts w:hint="eastAsia"/>
        </w:rPr>
        <w:t>）</w:t>
      </w:r>
      <w:r>
        <w:t>；</w:t>
      </w:r>
    </w:p>
    <w:p w:rsidR="008B76BF" w:rsidRDefault="008B76BF" w:rsidP="008B76BF">
      <w:pPr>
        <w:pStyle w:val="af1"/>
        <w:numPr>
          <w:ilvl w:val="0"/>
          <w:numId w:val="4"/>
        </w:numPr>
        <w:spacing w:before="120" w:after="120"/>
      </w:pPr>
      <w:r>
        <w:rPr>
          <w:rFonts w:hint="eastAsia"/>
        </w:rPr>
        <w:t>高达</w:t>
      </w:r>
      <w:r>
        <w:rPr>
          <w:rFonts w:hint="eastAsia"/>
        </w:rPr>
        <w:t>3</w:t>
      </w:r>
      <w:r>
        <w:t>2KB</w:t>
      </w:r>
      <w:r>
        <w:t>片内</w:t>
      </w:r>
      <w:r>
        <w:rPr>
          <w:rFonts w:hint="eastAsia"/>
        </w:rPr>
        <w:t>F</w:t>
      </w:r>
      <w:r>
        <w:t>lash</w:t>
      </w:r>
      <w:r>
        <w:t>程序存储器；</w:t>
      </w:r>
    </w:p>
    <w:p w:rsidR="008B76BF" w:rsidRDefault="008B76BF" w:rsidP="008B76BF">
      <w:pPr>
        <w:pStyle w:val="af1"/>
        <w:numPr>
          <w:ilvl w:val="0"/>
          <w:numId w:val="4"/>
        </w:numPr>
        <w:spacing w:before="120" w:after="120"/>
      </w:pPr>
      <w:r>
        <w:rPr>
          <w:rFonts w:hint="eastAsia"/>
        </w:rPr>
        <w:t>高达</w:t>
      </w:r>
      <w:r>
        <w:rPr>
          <w:rFonts w:hint="eastAsia"/>
        </w:rPr>
        <w:t>8</w:t>
      </w:r>
      <w:r>
        <w:t>KB</w:t>
      </w:r>
      <w:r>
        <w:t>片内</w:t>
      </w:r>
      <w:r>
        <w:rPr>
          <w:rFonts w:hint="eastAsia"/>
        </w:rPr>
        <w:t>SRAM</w:t>
      </w:r>
      <w:r>
        <w:rPr>
          <w:rFonts w:hint="eastAsia"/>
        </w:rPr>
        <w:t>存储器；</w:t>
      </w:r>
    </w:p>
    <w:p w:rsidR="008B76BF" w:rsidRDefault="008B76BF" w:rsidP="008B76BF">
      <w:pPr>
        <w:pStyle w:val="af1"/>
        <w:numPr>
          <w:ilvl w:val="0"/>
          <w:numId w:val="4"/>
        </w:numPr>
        <w:spacing w:before="120" w:after="120"/>
      </w:pPr>
      <w:r>
        <w:t>在系统编程（</w:t>
      </w:r>
      <w:r>
        <w:rPr>
          <w:rFonts w:hint="eastAsia"/>
        </w:rPr>
        <w:t>ISP</w:t>
      </w:r>
      <w:r>
        <w:t>）</w:t>
      </w:r>
      <w:r>
        <w:rPr>
          <w:rFonts w:hint="eastAsia"/>
        </w:rPr>
        <w:t>和在应用编程（</w:t>
      </w:r>
      <w:r>
        <w:rPr>
          <w:rFonts w:hint="eastAsia"/>
        </w:rPr>
        <w:t>IAP</w:t>
      </w:r>
      <w:r>
        <w:rPr>
          <w:rFonts w:hint="eastAsia"/>
        </w:rPr>
        <w:t>）可通过片内引导装载程序软件实现；</w:t>
      </w:r>
    </w:p>
    <w:p w:rsidR="008B76BF" w:rsidRDefault="008B76BF" w:rsidP="008B76BF">
      <w:pPr>
        <w:pStyle w:val="af1"/>
        <w:numPr>
          <w:ilvl w:val="0"/>
          <w:numId w:val="4"/>
        </w:numPr>
        <w:spacing w:before="120" w:after="120"/>
      </w:pPr>
      <w:r>
        <w:t>串行接口包括：</w:t>
      </w:r>
    </w:p>
    <w:p w:rsidR="008B76BF" w:rsidRDefault="008B76BF" w:rsidP="008B76BF">
      <w:pPr>
        <w:pStyle w:val="af1"/>
        <w:spacing w:before="120" w:after="120"/>
        <w:ind w:left="780" w:firstLine="0"/>
      </w:pPr>
      <w:r>
        <w:t>--</w:t>
      </w:r>
      <w:r>
        <w:t>可产生小数波特率、具有调制解调器、内部</w:t>
      </w:r>
      <w:commentRangeStart w:id="7"/>
      <w:r>
        <w:rPr>
          <w:rFonts w:hint="eastAsia"/>
        </w:rPr>
        <w:t>FIFO</w:t>
      </w:r>
      <w:commentRangeEnd w:id="7"/>
      <w:r w:rsidR="001D32F4">
        <w:rPr>
          <w:rStyle w:val="afa"/>
        </w:rPr>
        <w:commentReference w:id="7"/>
      </w:r>
      <w:r>
        <w:rPr>
          <w:rFonts w:hint="eastAsia"/>
        </w:rPr>
        <w:t>和支持</w:t>
      </w:r>
      <w:r>
        <w:rPr>
          <w:rFonts w:hint="eastAsia"/>
        </w:rPr>
        <w:t>RS-485/EIA-485</w:t>
      </w:r>
      <w:r>
        <w:rPr>
          <w:rFonts w:hint="eastAsia"/>
        </w:rPr>
        <w:t>标准的</w:t>
      </w:r>
      <w:commentRangeStart w:id="8"/>
      <w:r>
        <w:rPr>
          <w:rFonts w:hint="eastAsia"/>
        </w:rPr>
        <w:t>UART</w:t>
      </w:r>
      <w:commentRangeEnd w:id="8"/>
      <w:r w:rsidR="001D32F4">
        <w:rPr>
          <w:rStyle w:val="afa"/>
        </w:rPr>
        <w:commentReference w:id="8"/>
      </w:r>
      <w:r>
        <w:rPr>
          <w:rFonts w:hint="eastAsia"/>
        </w:rPr>
        <w:t>；</w:t>
      </w:r>
    </w:p>
    <w:p w:rsidR="008B76BF" w:rsidRDefault="008B76BF" w:rsidP="008B76BF">
      <w:pPr>
        <w:pStyle w:val="af1"/>
        <w:spacing w:before="120" w:after="120"/>
        <w:ind w:left="780" w:firstLine="0"/>
      </w:pPr>
      <w:r>
        <w:t>--</w:t>
      </w:r>
      <w:commentRangeStart w:id="9"/>
      <w:r>
        <w:t>SSP</w:t>
      </w:r>
      <w:commentRangeEnd w:id="9"/>
      <w:r w:rsidR="001D32F4">
        <w:rPr>
          <w:rStyle w:val="afa"/>
        </w:rPr>
        <w:commentReference w:id="9"/>
      </w:r>
      <w:r>
        <w:t>控制器，带</w:t>
      </w:r>
      <w:r>
        <w:rPr>
          <w:rFonts w:hint="eastAsia"/>
        </w:rPr>
        <w:t>FIFO</w:t>
      </w:r>
      <w:r>
        <w:rPr>
          <w:rFonts w:hint="eastAsia"/>
        </w:rPr>
        <w:t>和多协议功能（仅在</w:t>
      </w:r>
      <w:r>
        <w:rPr>
          <w:rFonts w:hint="eastAsia"/>
        </w:rPr>
        <w:t>LQFP48</w:t>
      </w:r>
      <w:r>
        <w:rPr>
          <w:rFonts w:hint="eastAsia"/>
        </w:rPr>
        <w:t>和</w:t>
      </w:r>
      <w:r>
        <w:rPr>
          <w:rFonts w:hint="eastAsia"/>
        </w:rPr>
        <w:t>P</w:t>
      </w:r>
      <w:r>
        <w:t>LCC44</w:t>
      </w:r>
      <w:r>
        <w:t>封装中有两路</w:t>
      </w:r>
      <w:r>
        <w:rPr>
          <w:rFonts w:hint="eastAsia"/>
        </w:rPr>
        <w:t>SSP</w:t>
      </w:r>
      <w:r>
        <w:rPr>
          <w:rFonts w:hint="eastAsia"/>
        </w:rPr>
        <w:t>）；</w:t>
      </w:r>
    </w:p>
    <w:p w:rsidR="008B76BF" w:rsidRPr="008B76BF" w:rsidRDefault="008B76BF" w:rsidP="008B76BF">
      <w:pPr>
        <w:pStyle w:val="af1"/>
        <w:spacing w:before="120" w:after="120"/>
        <w:ind w:left="780" w:firstLine="0"/>
      </w:pPr>
      <w:r>
        <w:rPr>
          <w:rFonts w:hint="eastAsia"/>
        </w:rPr>
        <w:t>--I</w:t>
      </w:r>
      <w:r w:rsidR="009331AC">
        <w:rPr>
          <w:vertAlign w:val="superscript"/>
        </w:rPr>
        <w:t>2</w:t>
      </w:r>
      <w:r>
        <w:rPr>
          <w:rFonts w:hint="eastAsia"/>
        </w:rPr>
        <w:t>C</w:t>
      </w:r>
      <w:r>
        <w:rPr>
          <w:rFonts w:hint="eastAsia"/>
        </w:rPr>
        <w:t>总线接口，完全支持</w:t>
      </w:r>
      <w:r>
        <w:rPr>
          <w:rFonts w:hint="eastAsia"/>
        </w:rPr>
        <w:t>I</w:t>
      </w:r>
      <w:r w:rsidRPr="009331AC">
        <w:rPr>
          <w:rFonts w:hint="eastAsia"/>
          <w:vertAlign w:val="superscript"/>
        </w:rPr>
        <w:t>2</w:t>
      </w:r>
      <w:r>
        <w:rPr>
          <w:rFonts w:hint="eastAsia"/>
        </w:rPr>
        <w:t>C</w:t>
      </w:r>
      <w:r>
        <w:rPr>
          <w:rFonts w:hint="eastAsia"/>
        </w:rPr>
        <w:t>总线规范和快速模式，数据速率为</w:t>
      </w:r>
      <w:r>
        <w:rPr>
          <w:rFonts w:hint="eastAsia"/>
        </w:rPr>
        <w:t>1</w:t>
      </w:r>
      <w:r>
        <w:t>Mbit/s</w:t>
      </w:r>
      <w:r>
        <w:t>，具有多个地址识别功能和监控模式。</w:t>
      </w:r>
    </w:p>
    <w:p w:rsidR="008B76BF" w:rsidRDefault="008B76BF" w:rsidP="008B76BF">
      <w:pPr>
        <w:pStyle w:val="af1"/>
        <w:numPr>
          <w:ilvl w:val="0"/>
          <w:numId w:val="4"/>
        </w:numPr>
        <w:spacing w:before="120" w:after="120"/>
      </w:pPr>
      <w:r>
        <w:rPr>
          <w:rFonts w:hint="eastAsia"/>
        </w:rPr>
        <w:t>其它外设：</w:t>
      </w:r>
    </w:p>
    <w:p w:rsidR="008B76BF" w:rsidRDefault="008B76BF" w:rsidP="008B76BF">
      <w:pPr>
        <w:pStyle w:val="af1"/>
        <w:spacing w:before="120" w:after="120"/>
        <w:ind w:left="780" w:firstLine="0"/>
      </w:pPr>
      <w:r>
        <w:t>--</w:t>
      </w:r>
      <w:r>
        <w:t>多达</w:t>
      </w:r>
      <w:r>
        <w:rPr>
          <w:rFonts w:hint="eastAsia"/>
        </w:rPr>
        <w:t>4</w:t>
      </w:r>
      <w:r>
        <w:t>2</w:t>
      </w:r>
      <w:r>
        <w:t>个通用</w:t>
      </w:r>
      <w:r>
        <w:rPr>
          <w:rFonts w:hint="eastAsia"/>
        </w:rPr>
        <w:t>I</w:t>
      </w:r>
      <w:r>
        <w:t>/O</w:t>
      </w:r>
      <w:r>
        <w:t>（</w:t>
      </w:r>
      <w:r>
        <w:rPr>
          <w:rFonts w:hint="eastAsia"/>
        </w:rPr>
        <w:t>GPIO</w:t>
      </w:r>
      <w:r>
        <w:t>）引脚，带可配置的上拉</w:t>
      </w:r>
      <w:r>
        <w:t>/</w:t>
      </w:r>
      <w:r>
        <w:t>下拉电阻；</w:t>
      </w:r>
    </w:p>
    <w:p w:rsidR="008B76BF" w:rsidRDefault="008B76BF" w:rsidP="008B76BF">
      <w:pPr>
        <w:pStyle w:val="af1"/>
        <w:spacing w:before="120" w:after="120"/>
        <w:ind w:left="780" w:firstLine="0"/>
      </w:pPr>
      <w:r>
        <w:t>--P0.7</w:t>
      </w:r>
      <w:r>
        <w:t>引脚支持</w:t>
      </w:r>
      <w:r>
        <w:t>20mA</w:t>
      </w:r>
      <w:r>
        <w:t>的高驱动电流；</w:t>
      </w:r>
    </w:p>
    <w:p w:rsidR="008B76BF" w:rsidRDefault="008B76BF" w:rsidP="008B76BF">
      <w:pPr>
        <w:pStyle w:val="af1"/>
        <w:spacing w:before="120" w:after="120"/>
        <w:ind w:left="780" w:firstLine="0"/>
      </w:pPr>
      <w:r>
        <w:t>--I2C</w:t>
      </w:r>
      <w:r>
        <w:t>总线引脚在</w:t>
      </w:r>
      <w:r>
        <w:rPr>
          <w:rFonts w:hint="eastAsia"/>
        </w:rPr>
        <w:t>FM+</w:t>
      </w:r>
      <w:r w:rsidR="00177853">
        <w:rPr>
          <w:rFonts w:hint="eastAsia"/>
        </w:rPr>
        <w:t>模式下可支持</w:t>
      </w:r>
      <w:r w:rsidR="00177853">
        <w:rPr>
          <w:rFonts w:hint="eastAsia"/>
        </w:rPr>
        <w:t>20</w:t>
      </w:r>
      <w:r w:rsidR="00177853">
        <w:t>mA</w:t>
      </w:r>
      <w:r w:rsidR="00177853">
        <w:t>的灌电流；</w:t>
      </w:r>
    </w:p>
    <w:p w:rsidR="00177853" w:rsidRDefault="00177853" w:rsidP="008B76BF">
      <w:pPr>
        <w:pStyle w:val="af1"/>
        <w:spacing w:before="120" w:after="120"/>
        <w:ind w:left="780" w:firstLine="0"/>
      </w:pPr>
      <w:r>
        <w:t>--4</w:t>
      </w:r>
      <w:r>
        <w:t>个通用定时器</w:t>
      </w:r>
      <w:r>
        <w:t>/</w:t>
      </w:r>
      <w:r>
        <w:t>计数器，共有</w:t>
      </w:r>
      <w:r>
        <w:t>4</w:t>
      </w:r>
      <w:r>
        <w:t>路捕获输入和</w:t>
      </w:r>
      <w:r>
        <w:t>13</w:t>
      </w:r>
      <w:r>
        <w:t>路匹配输出；</w:t>
      </w:r>
    </w:p>
    <w:p w:rsidR="00177853" w:rsidRDefault="00177853" w:rsidP="008B76BF">
      <w:pPr>
        <w:pStyle w:val="af1"/>
        <w:spacing w:before="120" w:after="120"/>
        <w:ind w:left="780" w:firstLine="0"/>
      </w:pPr>
      <w:r>
        <w:t>--</w:t>
      </w:r>
      <w:r>
        <w:t>可编程的看门狗定时器（</w:t>
      </w:r>
      <w:r>
        <w:rPr>
          <w:rFonts w:hint="eastAsia"/>
        </w:rPr>
        <w:t>WDT</w:t>
      </w:r>
      <w:r>
        <w:t>）；</w:t>
      </w:r>
    </w:p>
    <w:p w:rsidR="00177853" w:rsidRDefault="00177853" w:rsidP="008B76BF">
      <w:pPr>
        <w:pStyle w:val="af1"/>
        <w:spacing w:before="120" w:after="120"/>
        <w:ind w:left="780" w:firstLine="0"/>
      </w:pPr>
      <w:r>
        <w:t>--</w:t>
      </w:r>
      <w:r>
        <w:t>系统节拍定时器。</w:t>
      </w:r>
    </w:p>
    <w:p w:rsidR="008B76BF" w:rsidRDefault="00F57123" w:rsidP="008B76BF">
      <w:pPr>
        <w:pStyle w:val="af1"/>
        <w:numPr>
          <w:ilvl w:val="0"/>
          <w:numId w:val="4"/>
        </w:numPr>
        <w:spacing w:before="120" w:after="120"/>
      </w:pPr>
      <w:r>
        <w:rPr>
          <w:rFonts w:hint="eastAsia"/>
        </w:rPr>
        <w:t>带有</w:t>
      </w:r>
      <w:commentRangeStart w:id="10"/>
      <w:r>
        <w:rPr>
          <w:rFonts w:hint="eastAsia"/>
        </w:rPr>
        <w:t>SWD</w:t>
      </w:r>
      <w:commentRangeEnd w:id="10"/>
      <w:r w:rsidR="001D32F4">
        <w:rPr>
          <w:rStyle w:val="afa"/>
        </w:rPr>
        <w:commentReference w:id="10"/>
      </w:r>
      <w:r>
        <w:rPr>
          <w:rFonts w:hint="eastAsia"/>
        </w:rPr>
        <w:t>调试功能；</w:t>
      </w:r>
    </w:p>
    <w:p w:rsidR="00F57123" w:rsidRDefault="00F57123" w:rsidP="008B76BF">
      <w:pPr>
        <w:pStyle w:val="af1"/>
        <w:numPr>
          <w:ilvl w:val="0"/>
          <w:numId w:val="4"/>
        </w:numPr>
        <w:spacing w:before="120" w:after="120"/>
      </w:pPr>
      <w:r>
        <w:lastRenderedPageBreak/>
        <w:t>集成了</w:t>
      </w:r>
      <w:ins w:id="11" w:author="pan" w:date="2015-05-22T10:44:00Z">
        <w:r w:rsidR="001D32F4">
          <w:rPr>
            <w:rFonts w:hint="eastAsia"/>
          </w:rPr>
          <w:t>电源管理单元</w:t>
        </w:r>
      </w:ins>
      <w:del w:id="12" w:author="pan" w:date="2015-05-22T10:44:00Z">
        <w:r w:rsidDel="001D32F4">
          <w:rPr>
            <w:rFonts w:hint="eastAsia"/>
          </w:rPr>
          <w:delText>PMU</w:delText>
        </w:r>
      </w:del>
      <w:r>
        <w:rPr>
          <w:rFonts w:hint="eastAsia"/>
        </w:rPr>
        <w:t>（</w:t>
      </w:r>
      <w:del w:id="13" w:author="pan" w:date="2015-05-22T10:44:00Z">
        <w:r w:rsidDel="001D32F4">
          <w:rPr>
            <w:rFonts w:hint="eastAsia"/>
          </w:rPr>
          <w:delText>电源管理单元</w:delText>
        </w:r>
      </w:del>
      <w:ins w:id="14" w:author="pan" w:date="2015-05-22T10:44:00Z">
        <w:r w:rsidR="001D32F4">
          <w:rPr>
            <w:rFonts w:hint="eastAsia"/>
          </w:rPr>
          <w:t>PMU</w:t>
        </w:r>
      </w:ins>
      <w:r>
        <w:rPr>
          <w:rFonts w:hint="eastAsia"/>
        </w:rPr>
        <w:t>）</w:t>
      </w:r>
      <w:r>
        <w:t>，可在睡眠、深度睡眠和深度掉电模式中极大限度地减少功耗；</w:t>
      </w:r>
    </w:p>
    <w:p w:rsidR="00F57123" w:rsidRDefault="00F57123" w:rsidP="008B76BF">
      <w:pPr>
        <w:pStyle w:val="af1"/>
        <w:numPr>
          <w:ilvl w:val="0"/>
          <w:numId w:val="4"/>
        </w:numPr>
        <w:spacing w:before="120" w:after="120"/>
      </w:pPr>
      <w:r>
        <w:t>具有三种低功耗模式：睡眠模式、深度睡眠模式和深度掉电模式；</w:t>
      </w:r>
    </w:p>
    <w:p w:rsidR="00F57123" w:rsidRDefault="00F57123" w:rsidP="008B76BF">
      <w:pPr>
        <w:pStyle w:val="af1"/>
        <w:numPr>
          <w:ilvl w:val="0"/>
          <w:numId w:val="4"/>
        </w:numPr>
        <w:spacing w:before="120" w:after="120"/>
      </w:pPr>
      <w:r>
        <w:rPr>
          <w:rFonts w:hint="eastAsia"/>
        </w:rPr>
        <w:t>3</w:t>
      </w:r>
      <w:r>
        <w:t>.3V</w:t>
      </w:r>
      <w:r>
        <w:t>单电源供电（</w:t>
      </w:r>
      <w:r>
        <w:rPr>
          <w:rFonts w:hint="eastAsia"/>
        </w:rPr>
        <w:t>2.</w:t>
      </w:r>
      <w:r>
        <w:t>0V~3.6V</w:t>
      </w:r>
      <w:r>
        <w:t>）；</w:t>
      </w:r>
    </w:p>
    <w:p w:rsidR="00F57123" w:rsidRDefault="00F57123" w:rsidP="008B76BF">
      <w:pPr>
        <w:pStyle w:val="af1"/>
        <w:numPr>
          <w:ilvl w:val="0"/>
          <w:numId w:val="4"/>
        </w:numPr>
        <w:spacing w:before="120" w:after="120"/>
      </w:pPr>
      <w:r>
        <w:t>10</w:t>
      </w:r>
      <w:r>
        <w:t>位</w:t>
      </w:r>
      <w:ins w:id="15" w:author="pan" w:date="2015-05-22T10:44:00Z">
        <w:r w:rsidR="001D32F4">
          <w:rPr>
            <w:rFonts w:hint="eastAsia"/>
          </w:rPr>
          <w:t>模数转换</w:t>
        </w:r>
      </w:ins>
      <w:r>
        <w:rPr>
          <w:rFonts w:hint="eastAsia"/>
        </w:rPr>
        <w:t>ADC</w:t>
      </w:r>
      <w:r>
        <w:rPr>
          <w:rFonts w:hint="eastAsia"/>
        </w:rPr>
        <w:t>，在</w:t>
      </w:r>
      <w:r>
        <w:rPr>
          <w:rFonts w:hint="eastAsia"/>
        </w:rPr>
        <w:t>8</w:t>
      </w:r>
      <w:r>
        <w:rPr>
          <w:rFonts w:hint="eastAsia"/>
        </w:rPr>
        <w:t>个引脚中实现输入多路复用；</w:t>
      </w:r>
    </w:p>
    <w:p w:rsidR="00F57123" w:rsidRDefault="00F57123" w:rsidP="008B76BF">
      <w:pPr>
        <w:pStyle w:val="af1"/>
        <w:numPr>
          <w:ilvl w:val="0"/>
          <w:numId w:val="4"/>
        </w:numPr>
        <w:spacing w:before="120" w:after="120"/>
      </w:pPr>
      <w:r>
        <w:rPr>
          <w:rFonts w:hint="eastAsia"/>
        </w:rPr>
        <w:t>GPIO</w:t>
      </w:r>
      <w:r>
        <w:rPr>
          <w:rFonts w:hint="eastAsia"/>
        </w:rPr>
        <w:t>均可以配置为边沿或电平中断；</w:t>
      </w:r>
    </w:p>
    <w:p w:rsidR="00F57123" w:rsidRDefault="00F57123" w:rsidP="008B76BF">
      <w:pPr>
        <w:pStyle w:val="af1"/>
        <w:numPr>
          <w:ilvl w:val="0"/>
          <w:numId w:val="4"/>
        </w:numPr>
        <w:spacing w:before="120" w:after="120"/>
      </w:pPr>
      <w:r>
        <w:t>带驱动的时钟输出功能可以反映主振荡器时钟、</w:t>
      </w:r>
      <w:commentRangeStart w:id="16"/>
      <w:r>
        <w:rPr>
          <w:rFonts w:hint="eastAsia"/>
        </w:rPr>
        <w:t>IRC</w:t>
      </w:r>
      <w:commentRangeEnd w:id="16"/>
      <w:r w:rsidR="001D32F4">
        <w:rPr>
          <w:rStyle w:val="afa"/>
        </w:rPr>
        <w:commentReference w:id="16"/>
      </w:r>
      <w:r>
        <w:rPr>
          <w:rFonts w:hint="eastAsia"/>
        </w:rPr>
        <w:t>时钟、</w:t>
      </w:r>
      <w:r>
        <w:rPr>
          <w:rFonts w:hint="eastAsia"/>
        </w:rPr>
        <w:t>CPU</w:t>
      </w:r>
      <w:r>
        <w:rPr>
          <w:rFonts w:hint="eastAsia"/>
        </w:rPr>
        <w:t>时钟和看门狗时钟；</w:t>
      </w:r>
    </w:p>
    <w:p w:rsidR="00F57123" w:rsidRDefault="00F57123" w:rsidP="008B76BF">
      <w:pPr>
        <w:pStyle w:val="af1"/>
        <w:numPr>
          <w:ilvl w:val="0"/>
          <w:numId w:val="4"/>
        </w:numPr>
        <w:spacing w:before="120" w:after="120"/>
      </w:pPr>
      <w:r>
        <w:t>13</w:t>
      </w:r>
      <w:r>
        <w:t>个起始逻辑功能可以将</w:t>
      </w:r>
      <w:r>
        <w:rPr>
          <w:rFonts w:hint="eastAsia"/>
        </w:rPr>
        <w:t>CP</w:t>
      </w:r>
      <w:r>
        <w:t>U</w:t>
      </w:r>
      <w:r>
        <w:t>从深度睡眠模式中唤醒；</w:t>
      </w:r>
    </w:p>
    <w:p w:rsidR="00F57123" w:rsidRDefault="00F57123" w:rsidP="008B76BF">
      <w:pPr>
        <w:pStyle w:val="af1"/>
        <w:numPr>
          <w:ilvl w:val="0"/>
          <w:numId w:val="4"/>
        </w:numPr>
        <w:spacing w:before="120" w:after="120"/>
      </w:pPr>
      <w:r>
        <w:t>掉电检测，具有</w:t>
      </w:r>
      <w:r>
        <w:t>4</w:t>
      </w:r>
      <w:r>
        <w:t>个独立的阀值，用于中断和强制的复位；</w:t>
      </w:r>
    </w:p>
    <w:p w:rsidR="00F57123" w:rsidRDefault="00F57123" w:rsidP="008B76BF">
      <w:pPr>
        <w:pStyle w:val="af1"/>
        <w:numPr>
          <w:ilvl w:val="0"/>
          <w:numId w:val="4"/>
        </w:numPr>
        <w:spacing w:before="120" w:after="120"/>
      </w:pPr>
      <w:r>
        <w:t>上电复位（</w:t>
      </w:r>
      <w:r>
        <w:rPr>
          <w:rFonts w:hint="eastAsia"/>
        </w:rPr>
        <w:t>POR</w:t>
      </w:r>
      <w:r>
        <w:t>）</w:t>
      </w:r>
      <w:r>
        <w:rPr>
          <w:rFonts w:hint="eastAsia"/>
        </w:rPr>
        <w:t>；</w:t>
      </w:r>
    </w:p>
    <w:p w:rsidR="00F57123" w:rsidRDefault="00F57123" w:rsidP="008B76BF">
      <w:pPr>
        <w:pStyle w:val="af1"/>
        <w:numPr>
          <w:ilvl w:val="0"/>
          <w:numId w:val="4"/>
        </w:numPr>
        <w:spacing w:before="120" w:after="120"/>
      </w:pPr>
      <w:r>
        <w:t>主振荡器工作范围：</w:t>
      </w:r>
      <w:r>
        <w:t>1Mhz~25MHz</w:t>
      </w:r>
      <w:r>
        <w:t>；</w:t>
      </w:r>
    </w:p>
    <w:p w:rsidR="00F57123" w:rsidRDefault="00F57123" w:rsidP="008B76BF">
      <w:pPr>
        <w:pStyle w:val="af1"/>
        <w:numPr>
          <w:ilvl w:val="0"/>
          <w:numId w:val="4"/>
        </w:numPr>
        <w:spacing w:before="120" w:after="120"/>
      </w:pPr>
      <w:r>
        <w:t>12MHz</w:t>
      </w:r>
      <w:r>
        <w:t>内部</w:t>
      </w:r>
      <w:r>
        <w:rPr>
          <w:rFonts w:hint="eastAsia"/>
        </w:rPr>
        <w:t>RC</w:t>
      </w:r>
      <w:r>
        <w:rPr>
          <w:rFonts w:hint="eastAsia"/>
        </w:rPr>
        <w:t>振荡器可调节到</w:t>
      </w:r>
      <w:r>
        <w:rPr>
          <w:rFonts w:hint="eastAsia"/>
        </w:rPr>
        <w:t>1%</w:t>
      </w:r>
      <w:r>
        <w:rPr>
          <w:rFonts w:hint="eastAsia"/>
        </w:rPr>
        <w:t>的精度，可将其选择为系统时钟；</w:t>
      </w:r>
    </w:p>
    <w:p w:rsidR="00F57123" w:rsidRDefault="001D32F4" w:rsidP="008B76BF">
      <w:pPr>
        <w:pStyle w:val="af1"/>
        <w:numPr>
          <w:ilvl w:val="0"/>
          <w:numId w:val="4"/>
        </w:numPr>
        <w:spacing w:before="120" w:after="120"/>
      </w:pPr>
      <w:ins w:id="17" w:author="pan" w:date="2015-05-22T10:45:00Z">
        <w:r>
          <w:rPr>
            <w:rFonts w:hint="eastAsia"/>
          </w:rPr>
          <w:t>锁相环</w:t>
        </w:r>
      </w:ins>
      <w:r w:rsidR="00F57123">
        <w:rPr>
          <w:rFonts w:hint="eastAsia"/>
        </w:rPr>
        <w:t>PLL</w:t>
      </w:r>
      <w:r w:rsidR="00F57123">
        <w:rPr>
          <w:rFonts w:hint="eastAsia"/>
        </w:rPr>
        <w:t>允许</w:t>
      </w:r>
      <w:r w:rsidR="00F57123">
        <w:rPr>
          <w:rFonts w:hint="eastAsia"/>
        </w:rPr>
        <w:t>CPU</w:t>
      </w:r>
      <w:r w:rsidR="00F57123">
        <w:rPr>
          <w:rFonts w:hint="eastAsia"/>
        </w:rPr>
        <w:t>在最大的</w:t>
      </w:r>
      <w:r w:rsidR="00F57123">
        <w:rPr>
          <w:rFonts w:hint="eastAsia"/>
        </w:rPr>
        <w:t>CPU</w:t>
      </w:r>
      <w:r w:rsidR="00F57123">
        <w:rPr>
          <w:rFonts w:hint="eastAsia"/>
        </w:rPr>
        <w:t>速率下操作，而无需高频晶振，可从主振荡器、内部</w:t>
      </w:r>
      <w:r w:rsidR="00F57123">
        <w:rPr>
          <w:rFonts w:hint="eastAsia"/>
        </w:rPr>
        <w:t>R</w:t>
      </w:r>
      <w:r w:rsidR="00F57123">
        <w:t>C</w:t>
      </w:r>
      <w:r w:rsidR="00F57123">
        <w:t>振荡器或从看门狗振荡器中运行；</w:t>
      </w:r>
    </w:p>
    <w:p w:rsidR="00F57123" w:rsidRDefault="00F57123" w:rsidP="008B76BF">
      <w:pPr>
        <w:pStyle w:val="af1"/>
        <w:numPr>
          <w:ilvl w:val="0"/>
          <w:numId w:val="4"/>
        </w:numPr>
        <w:spacing w:before="120" w:after="120"/>
      </w:pPr>
      <w:r>
        <w:t>可采用</w:t>
      </w:r>
      <w:r>
        <w:rPr>
          <w:rFonts w:hint="eastAsia"/>
        </w:rPr>
        <w:t>LQFP48</w:t>
      </w:r>
      <w:r>
        <w:rPr>
          <w:rFonts w:hint="eastAsia"/>
        </w:rPr>
        <w:t>、</w:t>
      </w:r>
      <w:r>
        <w:rPr>
          <w:rFonts w:hint="eastAsia"/>
        </w:rPr>
        <w:t>PLC</w:t>
      </w:r>
      <w:r>
        <w:t>C44</w:t>
      </w:r>
      <w:r>
        <w:t>或</w:t>
      </w:r>
      <w:r>
        <w:t>HVQFN33</w:t>
      </w:r>
      <w:r>
        <w:t>封装</w:t>
      </w:r>
      <w:r>
        <w:rPr>
          <w:rFonts w:hint="eastAsia"/>
        </w:rPr>
        <w:t>。</w:t>
      </w:r>
    </w:p>
    <w:p w:rsidR="00F57123" w:rsidRDefault="00F57123" w:rsidP="00F57123">
      <w:pPr>
        <w:pStyle w:val="21"/>
        <w:spacing w:before="120" w:after="120"/>
      </w:pPr>
      <w:r>
        <w:rPr>
          <w:rFonts w:hint="eastAsia"/>
        </w:rPr>
        <w:t>2.3</w:t>
      </w:r>
      <w:r>
        <w:t xml:space="preserve"> Android</w:t>
      </w:r>
      <w:r>
        <w:t>操作系统及</w:t>
      </w:r>
      <w:r>
        <w:rPr>
          <w:rFonts w:hint="eastAsia"/>
        </w:rPr>
        <w:t>JA</w:t>
      </w:r>
      <w:r>
        <w:t>VA</w:t>
      </w:r>
      <w:r>
        <w:t>编程相关知识</w:t>
      </w:r>
    </w:p>
    <w:p w:rsidR="00F57123" w:rsidRDefault="00F57123" w:rsidP="00F57123">
      <w:pPr>
        <w:pStyle w:val="30"/>
        <w:spacing w:before="120" w:after="120"/>
        <w:ind w:left="420"/>
      </w:pPr>
      <w:r w:rsidRPr="00F57123">
        <w:t>2.3.1 Android</w:t>
      </w:r>
      <w:r w:rsidRPr="00F57123">
        <w:t>操作系统</w:t>
      </w:r>
    </w:p>
    <w:p w:rsidR="00F57123" w:rsidRDefault="00A838BC" w:rsidP="00F57123">
      <w:pPr>
        <w:pStyle w:val="af1"/>
        <w:spacing w:before="120" w:after="120"/>
      </w:pPr>
      <w:r>
        <w:rPr>
          <w:rFonts w:hint="eastAsia"/>
        </w:rPr>
        <w:t>Android</w:t>
      </w:r>
      <w:r>
        <w:rPr>
          <w:rFonts w:hint="eastAsia"/>
        </w:rPr>
        <w:t>，中文俗称安卓，是一个以</w:t>
      </w:r>
      <w:r>
        <w:rPr>
          <w:rFonts w:hint="eastAsia"/>
        </w:rPr>
        <w:t>Linux</w:t>
      </w:r>
      <w:r>
        <w:rPr>
          <w:rFonts w:hint="eastAsia"/>
        </w:rPr>
        <w:t>为基础的开放源代码移动设备操作系统，主要用于智能手机和平板电脑，由</w:t>
      </w:r>
      <w:r>
        <w:rPr>
          <w:rFonts w:hint="eastAsia"/>
        </w:rPr>
        <w:t>Google</w:t>
      </w:r>
      <w:r>
        <w:rPr>
          <w:rFonts w:hint="eastAsia"/>
        </w:rPr>
        <w:t>成立的</w:t>
      </w:r>
      <w:r>
        <w:rPr>
          <w:rFonts w:hint="eastAsia"/>
        </w:rPr>
        <w:t>Open Handset Alliance</w:t>
      </w:r>
      <w:r>
        <w:t>（</w:t>
      </w:r>
      <w:r>
        <w:rPr>
          <w:rFonts w:hint="eastAsia"/>
        </w:rPr>
        <w:t>OHA</w:t>
      </w:r>
      <w:r>
        <w:rPr>
          <w:rFonts w:hint="eastAsia"/>
        </w:rPr>
        <w:t>，开放手</w:t>
      </w:r>
      <w:proofErr w:type="gramStart"/>
      <w:r>
        <w:rPr>
          <w:rFonts w:hint="eastAsia"/>
        </w:rPr>
        <w:t>持设备</w:t>
      </w:r>
      <w:proofErr w:type="gramEnd"/>
      <w:r>
        <w:rPr>
          <w:rFonts w:hint="eastAsia"/>
        </w:rPr>
        <w:t>联盟</w:t>
      </w:r>
      <w:r>
        <w:t>）持续领导和开发中。</w:t>
      </w:r>
      <w:r>
        <w:rPr>
          <w:rFonts w:hint="eastAsia"/>
        </w:rPr>
        <w:t>A</w:t>
      </w:r>
      <w:r>
        <w:t>ndroid</w:t>
      </w:r>
      <w:r>
        <w:t>已发布的最新版本为</w:t>
      </w:r>
      <w:r>
        <w:rPr>
          <w:rFonts w:hint="eastAsia"/>
        </w:rPr>
        <w:t>Android 5.1.1</w:t>
      </w:r>
      <w:r>
        <w:rPr>
          <w:rFonts w:hint="eastAsia"/>
        </w:rPr>
        <w:t>（</w:t>
      </w:r>
      <w:r>
        <w:rPr>
          <w:rFonts w:hint="eastAsia"/>
        </w:rPr>
        <w:t>L</w:t>
      </w:r>
      <w:r>
        <w:t>ollipop</w:t>
      </w:r>
      <w:r>
        <w:rPr>
          <w:rFonts w:hint="eastAsia"/>
        </w:rPr>
        <w:t>）。</w:t>
      </w:r>
    </w:p>
    <w:p w:rsidR="00A838BC" w:rsidRDefault="00A838BC" w:rsidP="00F57123">
      <w:pPr>
        <w:pStyle w:val="af1"/>
        <w:spacing w:before="120" w:after="120"/>
      </w:pPr>
      <w:r>
        <w:rPr>
          <w:rFonts w:hint="eastAsia"/>
        </w:rPr>
        <w:t>Android</w:t>
      </w:r>
      <w:r>
        <w:rPr>
          <w:rFonts w:hint="eastAsia"/>
        </w:rPr>
        <w:t>系统最初由</w:t>
      </w:r>
      <w:r w:rsidRPr="00A838BC">
        <w:rPr>
          <w:rFonts w:hint="eastAsia"/>
        </w:rPr>
        <w:t>安迪·鲁宾</w:t>
      </w:r>
      <w:r>
        <w:rPr>
          <w:rFonts w:hint="eastAsia"/>
        </w:rPr>
        <w:t>（</w:t>
      </w:r>
      <w:r>
        <w:rPr>
          <w:rFonts w:hint="eastAsia"/>
        </w:rPr>
        <w:t>Andy Rubin</w:t>
      </w:r>
      <w:r>
        <w:rPr>
          <w:rFonts w:hint="eastAsia"/>
        </w:rPr>
        <w:t>）等人开发制作，最初开发这个系统的目的是创建一个数码相机的先进操作系统；但是后来发现市场需求不够大，加上智能手机市场快速成长，于是</w:t>
      </w:r>
      <w:r>
        <w:rPr>
          <w:rFonts w:hint="eastAsia"/>
        </w:rPr>
        <w:t>Android</w:t>
      </w:r>
      <w:r>
        <w:rPr>
          <w:rFonts w:hint="eastAsia"/>
        </w:rPr>
        <w:t>被改造为一款面向智能手机的操作系统。于</w:t>
      </w:r>
      <w:r>
        <w:rPr>
          <w:rFonts w:hint="eastAsia"/>
        </w:rPr>
        <w:t>2005</w:t>
      </w:r>
      <w:r>
        <w:rPr>
          <w:rFonts w:hint="eastAsia"/>
        </w:rPr>
        <w:t>年</w:t>
      </w:r>
      <w:r>
        <w:rPr>
          <w:rFonts w:hint="eastAsia"/>
        </w:rPr>
        <w:t>8</w:t>
      </w:r>
      <w:r>
        <w:rPr>
          <w:rFonts w:hint="eastAsia"/>
        </w:rPr>
        <w:t>月被美国科技企业</w:t>
      </w:r>
      <w:r>
        <w:rPr>
          <w:rFonts w:hint="eastAsia"/>
        </w:rPr>
        <w:t>Google</w:t>
      </w:r>
      <w:r>
        <w:rPr>
          <w:rFonts w:hint="eastAsia"/>
        </w:rPr>
        <w:t>收购。</w:t>
      </w:r>
      <w:r>
        <w:rPr>
          <w:rFonts w:hint="eastAsia"/>
        </w:rPr>
        <w:t>2007</w:t>
      </w:r>
      <w:r>
        <w:rPr>
          <w:rFonts w:hint="eastAsia"/>
        </w:rPr>
        <w:t>年</w:t>
      </w:r>
      <w:r>
        <w:rPr>
          <w:rFonts w:hint="eastAsia"/>
        </w:rPr>
        <w:t>11</w:t>
      </w:r>
      <w:r>
        <w:rPr>
          <w:rFonts w:hint="eastAsia"/>
        </w:rPr>
        <w:t>月，</w:t>
      </w:r>
      <w:r>
        <w:rPr>
          <w:rFonts w:hint="eastAsia"/>
        </w:rPr>
        <w:t>G</w:t>
      </w:r>
      <w:r>
        <w:t>oogle</w:t>
      </w:r>
      <w:r>
        <w:t>与</w:t>
      </w:r>
      <w:r>
        <w:t>84</w:t>
      </w:r>
      <w:r>
        <w:t>家硬件制造商、软件开发商及电信营运</w:t>
      </w:r>
      <w:proofErr w:type="gramStart"/>
      <w:r>
        <w:t>商成立开放手持设备</w:t>
      </w:r>
      <w:proofErr w:type="gramEnd"/>
      <w:r>
        <w:t>联盟来共同研发改良</w:t>
      </w:r>
      <w:r>
        <w:rPr>
          <w:rFonts w:hint="eastAsia"/>
        </w:rPr>
        <w:t>Android</w:t>
      </w:r>
      <w:r>
        <w:rPr>
          <w:rFonts w:hint="eastAsia"/>
        </w:rPr>
        <w:t>系统，随后，</w:t>
      </w:r>
      <w:r>
        <w:rPr>
          <w:rFonts w:hint="eastAsia"/>
        </w:rPr>
        <w:t>G</w:t>
      </w:r>
      <w:r>
        <w:t>oogle</w:t>
      </w:r>
      <w:r>
        <w:t>以</w:t>
      </w:r>
      <w:r>
        <w:rPr>
          <w:rFonts w:hint="eastAsia"/>
        </w:rPr>
        <w:t>Apache</w:t>
      </w:r>
      <w:r>
        <w:rPr>
          <w:rFonts w:hint="eastAsia"/>
        </w:rPr>
        <w:t>免费开放源代码许可证的授权方式</w:t>
      </w:r>
      <w:r w:rsidR="00376C6D">
        <w:rPr>
          <w:rFonts w:hint="eastAsia"/>
        </w:rPr>
        <w:t>，发布了</w:t>
      </w:r>
      <w:r w:rsidR="00376C6D">
        <w:rPr>
          <w:rFonts w:hint="eastAsia"/>
        </w:rPr>
        <w:t>Android</w:t>
      </w:r>
      <w:r w:rsidR="00376C6D">
        <w:rPr>
          <w:rFonts w:hint="eastAsia"/>
        </w:rPr>
        <w:t>的源代码，让生产商推出</w:t>
      </w:r>
      <w:r w:rsidR="00376C6D">
        <w:rPr>
          <w:rFonts w:hint="eastAsia"/>
        </w:rPr>
        <w:t>Android</w:t>
      </w:r>
      <w:r w:rsidR="00376C6D">
        <w:rPr>
          <w:rFonts w:hint="eastAsia"/>
        </w:rPr>
        <w:t>的智能手机，</w:t>
      </w:r>
      <w:r w:rsidR="00376C6D">
        <w:rPr>
          <w:rFonts w:hint="eastAsia"/>
        </w:rPr>
        <w:t>Android</w:t>
      </w:r>
      <w:r w:rsidR="00376C6D">
        <w:rPr>
          <w:rFonts w:hint="eastAsia"/>
        </w:rPr>
        <w:t>操作系统后来更逐渐拓展到平板电脑及其他领域上。</w:t>
      </w:r>
    </w:p>
    <w:p w:rsidR="00376C6D" w:rsidRDefault="00376C6D" w:rsidP="00F57123">
      <w:pPr>
        <w:pStyle w:val="af1"/>
        <w:spacing w:before="120" w:after="120"/>
      </w:pPr>
      <w:r>
        <w:t>2010</w:t>
      </w:r>
      <w:r>
        <w:t>年末数据显示，仅正式推出两年的</w:t>
      </w:r>
      <w:r>
        <w:rPr>
          <w:rFonts w:hint="eastAsia"/>
        </w:rPr>
        <w:t>Android</w:t>
      </w:r>
      <w:r>
        <w:rPr>
          <w:rFonts w:hint="eastAsia"/>
        </w:rPr>
        <w:t>操作系统在市场占有率上已经超越称霸十年的诺基亚</w:t>
      </w:r>
      <w:r>
        <w:rPr>
          <w:rFonts w:hint="eastAsia"/>
        </w:rPr>
        <w:t>Symbian</w:t>
      </w:r>
      <w:r>
        <w:rPr>
          <w:rFonts w:hint="eastAsia"/>
        </w:rPr>
        <w:t>系统，成为全球第一大智能手机操作系统</w:t>
      </w:r>
      <w:r>
        <w:rPr>
          <w:rFonts w:hint="eastAsia"/>
          <w:vertAlign w:val="superscript"/>
        </w:rPr>
        <w:t>[</w:t>
      </w:r>
      <w:r>
        <w:rPr>
          <w:vertAlign w:val="superscript"/>
        </w:rPr>
        <w:t>5</w:t>
      </w:r>
      <w:r>
        <w:rPr>
          <w:rFonts w:hint="eastAsia"/>
          <w:vertAlign w:val="superscript"/>
        </w:rPr>
        <w:t>]</w:t>
      </w:r>
      <w:r>
        <w:rPr>
          <w:rFonts w:hint="eastAsia"/>
        </w:rPr>
        <w:t>。</w:t>
      </w:r>
    </w:p>
    <w:p w:rsidR="00376C6D" w:rsidRDefault="00376C6D" w:rsidP="00376C6D">
      <w:pPr>
        <w:pStyle w:val="30"/>
        <w:spacing w:before="120" w:after="120"/>
        <w:ind w:left="420"/>
      </w:pPr>
      <w:r>
        <w:rPr>
          <w:rFonts w:hint="eastAsia"/>
        </w:rPr>
        <w:t>2.3.2</w:t>
      </w:r>
      <w:r>
        <w:t xml:space="preserve"> JAVA</w:t>
      </w:r>
      <w:r>
        <w:t>程序设计理论</w:t>
      </w:r>
    </w:p>
    <w:p w:rsidR="00376C6D" w:rsidRDefault="00376C6D" w:rsidP="00376C6D">
      <w:pPr>
        <w:pStyle w:val="af1"/>
        <w:spacing w:before="120" w:after="120"/>
      </w:pPr>
      <w:r w:rsidRPr="00376C6D">
        <w:rPr>
          <w:rFonts w:hint="eastAsia"/>
        </w:rPr>
        <w:lastRenderedPageBreak/>
        <w:t>Java</w:t>
      </w:r>
      <w:r w:rsidRPr="00376C6D">
        <w:rPr>
          <w:rFonts w:hint="eastAsia"/>
        </w:rPr>
        <w:t>是一种计算机编程语言，拥有跨平台、面向对象、泛型编程的特性，广泛应用于企业级</w:t>
      </w:r>
      <w:r w:rsidRPr="00376C6D">
        <w:rPr>
          <w:rFonts w:hint="eastAsia"/>
        </w:rPr>
        <w:t>Web</w:t>
      </w:r>
      <w:r w:rsidRPr="00376C6D">
        <w:rPr>
          <w:rFonts w:hint="eastAsia"/>
        </w:rPr>
        <w:t>应用开发和移动应用开发。</w:t>
      </w:r>
    </w:p>
    <w:p w:rsidR="00640490" w:rsidRDefault="00640490" w:rsidP="00376C6D">
      <w:pPr>
        <w:pStyle w:val="af1"/>
        <w:spacing w:before="120" w:after="120"/>
      </w:pPr>
      <w:r w:rsidRPr="00640490">
        <w:rPr>
          <w:rFonts w:hint="eastAsia"/>
        </w:rPr>
        <w:t>Java</w:t>
      </w:r>
      <w:r w:rsidRPr="00640490">
        <w:rPr>
          <w:rFonts w:hint="eastAsia"/>
        </w:rPr>
        <w:t>编程语言的风格十分接近</w:t>
      </w:r>
      <w:r w:rsidRPr="00640490">
        <w:rPr>
          <w:rFonts w:hint="eastAsia"/>
        </w:rPr>
        <w:t>C++</w:t>
      </w:r>
      <w:r w:rsidRPr="00640490">
        <w:rPr>
          <w:rFonts w:hint="eastAsia"/>
        </w:rPr>
        <w:t>语言。继承了</w:t>
      </w:r>
      <w:r w:rsidRPr="00640490">
        <w:rPr>
          <w:rFonts w:hint="eastAsia"/>
        </w:rPr>
        <w:t>C++</w:t>
      </w:r>
      <w:r w:rsidRPr="00640490">
        <w:rPr>
          <w:rFonts w:hint="eastAsia"/>
        </w:rPr>
        <w:t>语言面向对象技术的核心，</w:t>
      </w:r>
      <w:r w:rsidRPr="00640490">
        <w:rPr>
          <w:rFonts w:hint="eastAsia"/>
        </w:rPr>
        <w:t>Java</w:t>
      </w:r>
      <w:r w:rsidRPr="00640490">
        <w:rPr>
          <w:rFonts w:hint="eastAsia"/>
        </w:rPr>
        <w:t>舍弃了</w:t>
      </w:r>
      <w:r w:rsidRPr="00640490">
        <w:rPr>
          <w:rFonts w:hint="eastAsia"/>
        </w:rPr>
        <w:t>C++</w:t>
      </w:r>
      <w:r w:rsidRPr="00640490">
        <w:rPr>
          <w:rFonts w:hint="eastAsia"/>
        </w:rPr>
        <w:t>语言中容易引起错误的指针，改以引用取代，同时移除原</w:t>
      </w:r>
      <w:r w:rsidRPr="00640490">
        <w:rPr>
          <w:rFonts w:hint="eastAsia"/>
        </w:rPr>
        <w:t>C++</w:t>
      </w:r>
      <w:r w:rsidRPr="00640490">
        <w:rPr>
          <w:rFonts w:hint="eastAsia"/>
        </w:rPr>
        <w:t>与原来运算符重载，也移除多重继承特性，改用接口取代，增加垃圾</w:t>
      </w:r>
      <w:proofErr w:type="gramStart"/>
      <w:r w:rsidRPr="00640490">
        <w:rPr>
          <w:rFonts w:hint="eastAsia"/>
        </w:rPr>
        <w:t>回收器</w:t>
      </w:r>
      <w:proofErr w:type="gramEnd"/>
      <w:r w:rsidRPr="00640490">
        <w:rPr>
          <w:rFonts w:hint="eastAsia"/>
        </w:rPr>
        <w:t>功能。在</w:t>
      </w:r>
      <w:r w:rsidRPr="00640490">
        <w:rPr>
          <w:rFonts w:hint="eastAsia"/>
        </w:rPr>
        <w:t>Java SE 1.5</w:t>
      </w:r>
      <w:r w:rsidRPr="00640490">
        <w:rPr>
          <w:rFonts w:hint="eastAsia"/>
        </w:rPr>
        <w:t>版本中引入了泛型编程、类型安全的枚举、</w:t>
      </w:r>
      <w:proofErr w:type="gramStart"/>
      <w:r w:rsidRPr="00640490">
        <w:rPr>
          <w:rFonts w:hint="eastAsia"/>
        </w:rPr>
        <w:t>不定长</w:t>
      </w:r>
      <w:proofErr w:type="gramEnd"/>
      <w:r w:rsidRPr="00640490">
        <w:rPr>
          <w:rFonts w:hint="eastAsia"/>
        </w:rPr>
        <w:t>参数和自动装</w:t>
      </w:r>
      <w:r w:rsidRPr="00640490">
        <w:rPr>
          <w:rFonts w:hint="eastAsia"/>
        </w:rPr>
        <w:t>/</w:t>
      </w:r>
      <w:r w:rsidRPr="00640490">
        <w:rPr>
          <w:rFonts w:hint="eastAsia"/>
        </w:rPr>
        <w:t>拆箱特性。太阳微系统对</w:t>
      </w:r>
      <w:r w:rsidRPr="00640490">
        <w:rPr>
          <w:rFonts w:hint="eastAsia"/>
        </w:rPr>
        <w:t>Java</w:t>
      </w:r>
      <w:r w:rsidRPr="00640490">
        <w:rPr>
          <w:rFonts w:hint="eastAsia"/>
        </w:rPr>
        <w:t>语言的解释是：“</w:t>
      </w:r>
      <w:r w:rsidRPr="00640490">
        <w:rPr>
          <w:rFonts w:hint="eastAsia"/>
        </w:rPr>
        <w:t>Java</w:t>
      </w:r>
      <w:r w:rsidRPr="00640490">
        <w:rPr>
          <w:rFonts w:hint="eastAsia"/>
        </w:rPr>
        <w:t>编程语言是个简单、面向对象、分布式、解释性、健壮、安全与系统无关、可移植、高性能、多线程和动态的语言”</w:t>
      </w:r>
      <w:r>
        <w:rPr>
          <w:rFonts w:hint="eastAsia"/>
        </w:rPr>
        <w:t>。</w:t>
      </w:r>
      <w:r w:rsidR="00C933F3">
        <w:rPr>
          <w:rFonts w:hint="eastAsia"/>
        </w:rPr>
        <w:t>由于</w:t>
      </w:r>
      <w:r w:rsidR="00C933F3">
        <w:rPr>
          <w:rFonts w:hint="eastAsia"/>
        </w:rPr>
        <w:t>JAVA</w:t>
      </w:r>
      <w:r w:rsidR="00C933F3">
        <w:rPr>
          <w:rFonts w:hint="eastAsia"/>
        </w:rPr>
        <w:t>是面向对象编程的语言，因此在编程中需要使用设计模式的理论作为指导进行编程。</w:t>
      </w:r>
    </w:p>
    <w:p w:rsidR="00640490" w:rsidRDefault="00640490" w:rsidP="00640490">
      <w:pPr>
        <w:pStyle w:val="30"/>
        <w:spacing w:before="120" w:after="120"/>
        <w:ind w:left="420"/>
      </w:pPr>
      <w:r>
        <w:rPr>
          <w:rFonts w:hint="eastAsia"/>
        </w:rPr>
        <w:t>2.3.3</w:t>
      </w:r>
      <w:r>
        <w:t xml:space="preserve"> </w:t>
      </w:r>
      <w:r>
        <w:t>设计模式</w:t>
      </w:r>
    </w:p>
    <w:p w:rsidR="00640490" w:rsidRDefault="00640490" w:rsidP="00640490">
      <w:pPr>
        <w:pStyle w:val="af1"/>
        <w:spacing w:before="120" w:after="120"/>
      </w:pPr>
      <w:r>
        <w:rPr>
          <w:rFonts w:hint="eastAsia"/>
        </w:rPr>
        <w:t>Christopher Alexander</w:t>
      </w:r>
      <w:r>
        <w:rPr>
          <w:rFonts w:hint="eastAsia"/>
        </w:rPr>
        <w:t>说过：“每一个模式描述了一个在我们周围不断重复发生的问题，以及该问题的解决方案</w:t>
      </w:r>
      <w:r w:rsidR="00C933F3">
        <w:rPr>
          <w:rFonts w:hint="eastAsia"/>
        </w:rPr>
        <w:t>的核心。这样，你就能一次又一次地使用该方案而不必做重复劳动。</w:t>
      </w:r>
      <w:r>
        <w:rPr>
          <w:rFonts w:hint="eastAsia"/>
        </w:rPr>
        <w:t>”</w:t>
      </w:r>
      <w:r w:rsidR="00C933F3">
        <w:rPr>
          <w:rFonts w:hint="eastAsia"/>
        </w:rPr>
        <w:t>尽管</w:t>
      </w:r>
      <w:r w:rsidR="00C933F3">
        <w:rPr>
          <w:rFonts w:hint="eastAsia"/>
        </w:rPr>
        <w:t>Alexander</w:t>
      </w:r>
      <w:r w:rsidR="00C933F3">
        <w:rPr>
          <w:rFonts w:hint="eastAsia"/>
        </w:rPr>
        <w:t>所指的是城市和建筑模式，但他的思想也同样适用于面向对象设计模式，只是在面向对象的解决方案里，我们用对象和接口代替了墙壁和门窗。两类模式的核心都在于提供了相关问题的结局方案</w:t>
      </w:r>
      <w:r w:rsidR="00C933F3">
        <w:rPr>
          <w:vertAlign w:val="superscript"/>
        </w:rPr>
        <w:t>[6]</w:t>
      </w:r>
      <w:r w:rsidR="00C933F3">
        <w:rPr>
          <w:rFonts w:hint="eastAsia"/>
        </w:rPr>
        <w:t>。</w:t>
      </w:r>
    </w:p>
    <w:p w:rsidR="00FC47A8" w:rsidRDefault="00FC47A8" w:rsidP="00FC47A8">
      <w:pPr>
        <w:pStyle w:val="21"/>
        <w:spacing w:before="120" w:after="120"/>
      </w:pPr>
      <w:r>
        <w:rPr>
          <w:rFonts w:hint="eastAsia"/>
        </w:rPr>
        <w:t xml:space="preserve">2.4 </w:t>
      </w:r>
      <w:r>
        <w:rPr>
          <w:rFonts w:hint="eastAsia"/>
        </w:rPr>
        <w:t>版本控制相关知识</w:t>
      </w:r>
    </w:p>
    <w:p w:rsidR="00FC47A8" w:rsidRDefault="002E0E9E" w:rsidP="00FC47A8">
      <w:pPr>
        <w:pStyle w:val="af1"/>
        <w:spacing w:before="120" w:after="120"/>
      </w:pPr>
      <w:r>
        <w:rPr>
          <w:rFonts w:hint="eastAsia"/>
        </w:rPr>
        <w:t>本毕业设计仅对保存源代码的文本文件和</w:t>
      </w:r>
      <w:r>
        <w:rPr>
          <w:rFonts w:hint="eastAsia"/>
        </w:rPr>
        <w:t>PCB</w:t>
      </w:r>
      <w:r>
        <w:rPr>
          <w:rFonts w:hint="eastAsia"/>
        </w:rPr>
        <w:t>设计文件作版本控制管理，而实际上，你可以对任何类型的文件进行版本控制。</w:t>
      </w:r>
    </w:p>
    <w:p w:rsidR="002E0E9E" w:rsidRDefault="002E0E9E" w:rsidP="00FC47A8">
      <w:pPr>
        <w:pStyle w:val="af1"/>
        <w:spacing w:before="120" w:after="120"/>
      </w:pPr>
      <w:r>
        <w:t>如果你是一位图形或网页设计师，可能会需要保存某一副图片或页面布局文件的所有修订版本</w:t>
      </w:r>
      <w:r>
        <w:rPr>
          <w:rFonts w:hint="eastAsia"/>
          <w:vertAlign w:val="superscript"/>
        </w:rPr>
        <w:t>[</w:t>
      </w:r>
      <w:r>
        <w:rPr>
          <w:vertAlign w:val="superscript"/>
        </w:rPr>
        <w:t>7</w:t>
      </w:r>
      <w:r>
        <w:rPr>
          <w:rFonts w:hint="eastAsia"/>
          <w:vertAlign w:val="superscript"/>
        </w:rPr>
        <w:t>]</w:t>
      </w:r>
      <w:r>
        <w:t>。采用版本控制系统（</w:t>
      </w:r>
      <w:r>
        <w:rPr>
          <w:rFonts w:hint="eastAsia"/>
        </w:rPr>
        <w:t>VCS</w:t>
      </w:r>
      <w:r>
        <w:t>）是个明智的选择。有了它你就可以将某个文件回溯到之前的状态，甚至将整个项目都回退到过去某个时间点的状态。你可以比较文件的变化细节，查出是谁最后修改了什么地方从而造成某些怪异问题，又是谁在何时报告了某个功能缺陷，等等。使用版本控制系统通常还意味着，就算你胡来搞砸了整个项目，把文件改的改，</w:t>
      </w:r>
      <w:proofErr w:type="gramStart"/>
      <w:r>
        <w:t>删</w:t>
      </w:r>
      <w:proofErr w:type="gramEnd"/>
      <w:r>
        <w:t>的</w:t>
      </w:r>
      <w:proofErr w:type="gramStart"/>
      <w:r>
        <w:t>删</w:t>
      </w:r>
      <w:proofErr w:type="gramEnd"/>
      <w:r>
        <w:t>，你也可以轻松恢复到原先的样子。而由此额外增加的工作量确微乎其微。版本控制系统分本地版本控制系统，集中化的版本控制系统和分布式的版本控制系统。</w:t>
      </w:r>
    </w:p>
    <w:p w:rsidR="00C44CA1" w:rsidRDefault="002E0E9E" w:rsidP="00C44CA1">
      <w:pPr>
        <w:pStyle w:val="af1"/>
        <w:spacing w:before="120" w:after="120"/>
      </w:pPr>
      <w:r>
        <w:t>在本次毕业设计中，我使用了</w:t>
      </w:r>
      <w:proofErr w:type="spellStart"/>
      <w:r>
        <w:rPr>
          <w:rFonts w:hint="eastAsia"/>
        </w:rPr>
        <w:t>G</w:t>
      </w:r>
      <w:r>
        <w:t>it</w:t>
      </w:r>
      <w:proofErr w:type="spellEnd"/>
      <w:r>
        <w:t>作为程序源代码工程的版本控制系统，又使用了</w:t>
      </w:r>
      <w:r>
        <w:rPr>
          <w:rFonts w:hint="eastAsia"/>
        </w:rPr>
        <w:t>S</w:t>
      </w:r>
      <w:r>
        <w:t>ubversion</w:t>
      </w:r>
      <w:r>
        <w:t>作为</w:t>
      </w:r>
      <w:r>
        <w:rPr>
          <w:rFonts w:hint="eastAsia"/>
        </w:rPr>
        <w:t>基于</w:t>
      </w:r>
      <w:proofErr w:type="spellStart"/>
      <w:r>
        <w:rPr>
          <w:rFonts w:hint="eastAsia"/>
        </w:rPr>
        <w:t>Altium</w:t>
      </w:r>
      <w:proofErr w:type="spellEnd"/>
      <w:r>
        <w:rPr>
          <w:rFonts w:hint="eastAsia"/>
        </w:rPr>
        <w:t xml:space="preserve"> Designer</w:t>
      </w:r>
      <w:r>
        <w:rPr>
          <w:rFonts w:hint="eastAsia"/>
        </w:rPr>
        <w:t>软件设计的</w:t>
      </w:r>
      <w:r>
        <w:rPr>
          <w:rFonts w:hint="eastAsia"/>
        </w:rPr>
        <w:t>PCB</w:t>
      </w:r>
      <w:r>
        <w:rPr>
          <w:rFonts w:hint="eastAsia"/>
        </w:rPr>
        <w:t>电路工程的版本控制系统。</w:t>
      </w:r>
    </w:p>
    <w:p w:rsidR="00C44CA1" w:rsidRDefault="00C44CA1">
      <w:pPr>
        <w:widowControl/>
        <w:adjustRightInd/>
        <w:jc w:val="left"/>
        <w:textAlignment w:val="auto"/>
      </w:pPr>
      <w:r>
        <w:br w:type="page"/>
      </w:r>
    </w:p>
    <w:p w:rsidR="00562D1B" w:rsidRPr="00562D1B" w:rsidRDefault="00562D1B" w:rsidP="00562D1B">
      <w:pPr>
        <w:pStyle w:val="10"/>
        <w:spacing w:before="120" w:after="120"/>
      </w:pPr>
    </w:p>
    <w:p w:rsidR="002E0E9E" w:rsidRDefault="00C44CA1" w:rsidP="00C44CA1">
      <w:pPr>
        <w:pStyle w:val="10"/>
        <w:numPr>
          <w:ilvl w:val="0"/>
          <w:numId w:val="1"/>
        </w:numPr>
        <w:spacing w:before="120" w:after="120"/>
      </w:pPr>
      <w:r>
        <w:t>需求分析与系统架构</w:t>
      </w:r>
    </w:p>
    <w:p w:rsidR="00C44CA1" w:rsidRDefault="00C44CA1" w:rsidP="00C44CA1">
      <w:pPr>
        <w:pStyle w:val="21"/>
        <w:numPr>
          <w:ilvl w:val="1"/>
          <w:numId w:val="1"/>
        </w:numPr>
        <w:spacing w:before="120" w:after="120"/>
      </w:pPr>
      <w:r>
        <w:t>需求分析</w:t>
      </w:r>
    </w:p>
    <w:p w:rsidR="00C44CA1" w:rsidRDefault="00C44CA1" w:rsidP="00C44CA1">
      <w:pPr>
        <w:pStyle w:val="af1"/>
        <w:spacing w:before="120" w:after="120"/>
      </w:pPr>
      <w:r>
        <w:t>（</w:t>
      </w:r>
      <w:r>
        <w:t>1</w:t>
      </w:r>
      <w:r>
        <w:t>）</w:t>
      </w:r>
      <w:r>
        <w:rPr>
          <w:rFonts w:hint="eastAsia"/>
        </w:rPr>
        <w:t xml:space="preserve"> </w:t>
      </w:r>
      <w:r>
        <w:t>由于需要测量空气中的温度，湿度和超声波在声音中传播的速度，故需要设计硬件电路板，可以实现上述采集数据的功能；</w:t>
      </w:r>
    </w:p>
    <w:p w:rsidR="00C44CA1" w:rsidRDefault="00C44CA1" w:rsidP="00C44CA1">
      <w:pPr>
        <w:pStyle w:val="af1"/>
        <w:spacing w:before="120" w:after="120"/>
      </w:pPr>
      <w:r>
        <w:rPr>
          <w:rFonts w:hint="eastAsia"/>
        </w:rPr>
        <w:t>（</w:t>
      </w:r>
      <w:r>
        <w:rPr>
          <w:rFonts w:hint="eastAsia"/>
        </w:rPr>
        <w:t>2</w:t>
      </w:r>
      <w:r>
        <w:rPr>
          <w:rFonts w:hint="eastAsia"/>
        </w:rPr>
        <w:t>）</w:t>
      </w:r>
      <w:r>
        <w:rPr>
          <w:rFonts w:hint="eastAsia"/>
        </w:rPr>
        <w:t xml:space="preserve"> </w:t>
      </w:r>
      <w:r>
        <w:rPr>
          <w:rFonts w:hint="eastAsia"/>
        </w:rPr>
        <w:t>需要设计基于</w:t>
      </w:r>
      <w:r>
        <w:rPr>
          <w:rFonts w:hint="eastAsia"/>
        </w:rPr>
        <w:t>LPC1114</w:t>
      </w:r>
      <w:r>
        <w:rPr>
          <w:rFonts w:hint="eastAsia"/>
        </w:rPr>
        <w:t>微控制器的程序，能控制数据采集的时序，并将采集回来的程序进行装帧并</w:t>
      </w:r>
      <w:proofErr w:type="gramStart"/>
      <w:r>
        <w:rPr>
          <w:rFonts w:hint="eastAsia"/>
        </w:rPr>
        <w:t>通过蓝牙串口</w:t>
      </w:r>
      <w:proofErr w:type="gramEnd"/>
      <w:r>
        <w:rPr>
          <w:rFonts w:hint="eastAsia"/>
        </w:rPr>
        <w:t>发出；</w:t>
      </w:r>
    </w:p>
    <w:p w:rsidR="00C44CA1" w:rsidRDefault="00C44CA1" w:rsidP="00C44CA1">
      <w:pPr>
        <w:pStyle w:val="af1"/>
        <w:spacing w:before="120" w:after="120"/>
      </w:pPr>
      <w:r>
        <w:t>（</w:t>
      </w:r>
      <w:r>
        <w:t>3</w:t>
      </w:r>
      <w:r>
        <w:t>）</w:t>
      </w:r>
      <w:r>
        <w:rPr>
          <w:rFonts w:hint="eastAsia"/>
        </w:rPr>
        <w:t xml:space="preserve"> </w:t>
      </w:r>
      <w:r>
        <w:rPr>
          <w:rFonts w:hint="eastAsia"/>
        </w:rPr>
        <w:t>在接收</w:t>
      </w:r>
      <w:proofErr w:type="gramStart"/>
      <w:r>
        <w:rPr>
          <w:rFonts w:hint="eastAsia"/>
        </w:rPr>
        <w:t>端需要</w:t>
      </w:r>
      <w:proofErr w:type="gramEnd"/>
      <w:r>
        <w:rPr>
          <w:rFonts w:hint="eastAsia"/>
        </w:rPr>
        <w:t>设计基于</w:t>
      </w:r>
      <w:r>
        <w:rPr>
          <w:rFonts w:hint="eastAsia"/>
        </w:rPr>
        <w:t>Android OS</w:t>
      </w:r>
      <w:r>
        <w:rPr>
          <w:rFonts w:hint="eastAsia"/>
        </w:rPr>
        <w:t>的手机上位机，将单片机</w:t>
      </w:r>
      <w:proofErr w:type="gramStart"/>
      <w:r>
        <w:rPr>
          <w:rFonts w:hint="eastAsia"/>
        </w:rPr>
        <w:t>从蓝牙串口</w:t>
      </w:r>
      <w:proofErr w:type="gramEnd"/>
      <w:r>
        <w:rPr>
          <w:rFonts w:hint="eastAsia"/>
        </w:rPr>
        <w:t>发出的数据进行接收并进行处理；</w:t>
      </w:r>
    </w:p>
    <w:p w:rsidR="00C44CA1" w:rsidRDefault="00C44CA1" w:rsidP="00C44CA1">
      <w:pPr>
        <w:pStyle w:val="af1"/>
        <w:spacing w:before="120" w:after="120"/>
      </w:pPr>
      <w:r>
        <w:rPr>
          <w:rFonts w:hint="eastAsia"/>
        </w:rPr>
        <w:t>（</w:t>
      </w:r>
      <w:r>
        <w:rPr>
          <w:rFonts w:hint="eastAsia"/>
        </w:rPr>
        <w:t>4</w:t>
      </w:r>
      <w:r>
        <w:rPr>
          <w:rFonts w:hint="eastAsia"/>
        </w:rPr>
        <w:t>）</w:t>
      </w:r>
      <w:r>
        <w:rPr>
          <w:rFonts w:hint="eastAsia"/>
        </w:rPr>
        <w:t xml:space="preserve"> </w:t>
      </w:r>
      <w:r>
        <w:rPr>
          <w:rFonts w:hint="eastAsia"/>
        </w:rPr>
        <w:t>整体设计应该足够小，另外应该具有尽量低的功耗</w:t>
      </w:r>
      <w:r w:rsidR="004821DD">
        <w:rPr>
          <w:rFonts w:hint="eastAsia"/>
        </w:rPr>
        <w:t>，这样可以满足采用电池供电的需求。</w:t>
      </w:r>
    </w:p>
    <w:p w:rsidR="004821DD" w:rsidRDefault="004821DD" w:rsidP="004821DD">
      <w:pPr>
        <w:pStyle w:val="21"/>
        <w:spacing w:before="120" w:after="120"/>
      </w:pPr>
      <w:r>
        <w:rPr>
          <w:rFonts w:hint="eastAsia"/>
        </w:rPr>
        <w:t>3.2</w:t>
      </w:r>
      <w:r>
        <w:t xml:space="preserve"> </w:t>
      </w:r>
      <w:r>
        <w:t>系统架构</w:t>
      </w:r>
    </w:p>
    <w:p w:rsidR="004821DD" w:rsidRDefault="004821DD" w:rsidP="004821DD">
      <w:pPr>
        <w:pStyle w:val="30"/>
        <w:spacing w:before="120" w:after="120"/>
        <w:ind w:left="420"/>
      </w:pPr>
      <w:r>
        <w:t xml:space="preserve">3.2.1 </w:t>
      </w:r>
      <w:r>
        <w:t>硬件设计框架</w:t>
      </w:r>
    </w:p>
    <w:p w:rsidR="004821DD" w:rsidRPr="00562D1B" w:rsidRDefault="004821DD" w:rsidP="00562D1B">
      <w:pPr>
        <w:pStyle w:val="af1"/>
        <w:spacing w:before="120" w:after="120"/>
        <w:rPr>
          <w:rFonts w:ascii="宋体" w:hAnsi="宋体" w:cs="宋体"/>
        </w:rPr>
      </w:pPr>
      <w:r>
        <w:rPr>
          <w:rFonts w:hint="eastAsia"/>
        </w:rPr>
        <w:t>对于温度和湿度的测量，该系统采用瑞士的盛世瑞恩公司的</w:t>
      </w:r>
      <w:r>
        <w:rPr>
          <w:rFonts w:hint="eastAsia"/>
        </w:rPr>
        <w:t>SHT</w:t>
      </w:r>
      <w:r>
        <w:t>10</w:t>
      </w:r>
      <w:r>
        <w:t>数字式温湿度传感器，该款传感器在环境温度</w:t>
      </w:r>
      <w:r>
        <w:t>25</w:t>
      </w:r>
      <w:r>
        <w:rPr>
          <w:rFonts w:ascii="宋体" w:hAnsi="宋体" w:cs="宋体"/>
        </w:rPr>
        <w:t>℃和供电电压3.3V的条件下测湿精度在±4.5%RH，测温精度在±0.5℃，基本可以满足系统对于温度和湿度测量的要求。SHT10传感器的接口为</w:t>
      </w:r>
      <w:r w:rsidR="00932E08">
        <w:rPr>
          <w:rFonts w:ascii="宋体" w:hAnsi="宋体" w:cs="宋体"/>
        </w:rPr>
        <w:t>两线制串行接口，接口说明见下图。</w:t>
      </w:r>
    </w:p>
    <w:p w:rsidR="004821DD" w:rsidRDefault="00562D1B" w:rsidP="004821DD">
      <w:pPr>
        <w:pStyle w:val="af1"/>
        <w:spacing w:before="120" w:after="120"/>
      </w:pPr>
      <w:r w:rsidRPr="004821DD">
        <w:rPr>
          <w:rFonts w:hint="eastAsia"/>
          <w:noProof/>
        </w:rPr>
        <w:drawing>
          <wp:anchor distT="0" distB="0" distL="114300" distR="114300" simplePos="0" relativeHeight="251658240" behindDoc="0" locked="0" layoutInCell="1" allowOverlap="1" wp14:anchorId="73685FDD" wp14:editId="0632A264">
            <wp:simplePos x="0" y="0"/>
            <wp:positionH relativeFrom="margin">
              <wp:align>center</wp:align>
            </wp:positionH>
            <wp:positionV relativeFrom="paragraph">
              <wp:posOffset>5308</wp:posOffset>
            </wp:positionV>
            <wp:extent cx="2884884" cy="9000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4884" cy="9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1DD" w:rsidRDefault="004821DD" w:rsidP="004821DD">
      <w:pPr>
        <w:pStyle w:val="af1"/>
        <w:spacing w:before="120" w:after="120"/>
      </w:pPr>
    </w:p>
    <w:p w:rsidR="004821DD" w:rsidRDefault="004821DD" w:rsidP="004821DD">
      <w:pPr>
        <w:pStyle w:val="af1"/>
        <w:spacing w:before="120" w:after="120"/>
      </w:pPr>
    </w:p>
    <w:p w:rsidR="004821DD" w:rsidRDefault="00932E08" w:rsidP="00932E08">
      <w:pPr>
        <w:pStyle w:val="af4"/>
      </w:pPr>
      <w:r>
        <w:t>图</w:t>
      </w:r>
      <w:r>
        <w:t>3.1 SHT10</w:t>
      </w:r>
      <w:r>
        <w:t>温湿度传感器典型电路</w:t>
      </w:r>
    </w:p>
    <w:p w:rsidR="00932E08" w:rsidRDefault="00932E08" w:rsidP="00932E08">
      <w:pPr>
        <w:pStyle w:val="af1"/>
        <w:spacing w:before="120" w:after="120"/>
      </w:pPr>
      <w:r>
        <w:rPr>
          <w:rFonts w:hint="eastAsia"/>
        </w:rPr>
        <w:t>SHT10</w:t>
      </w:r>
      <w:r>
        <w:rPr>
          <w:rFonts w:hint="eastAsia"/>
        </w:rPr>
        <w:t>的串行接口，在传感器信号的读取及电源损耗方面，都做了优化处理；但与</w:t>
      </w:r>
      <w:r w:rsidR="009331AC">
        <w:rPr>
          <w:rFonts w:hint="eastAsia"/>
        </w:rPr>
        <w:t>通用</w:t>
      </w:r>
      <w:r>
        <w:rPr>
          <w:rFonts w:hint="eastAsia"/>
        </w:rPr>
        <w:t>I</w:t>
      </w:r>
      <w:r>
        <w:rPr>
          <w:vertAlign w:val="superscript"/>
        </w:rPr>
        <w:t>2</w:t>
      </w:r>
      <w:r>
        <w:t>C</w:t>
      </w:r>
      <w:r w:rsidR="009331AC">
        <w:t>接口不兼容</w:t>
      </w:r>
      <w:r w:rsidR="009331AC">
        <w:rPr>
          <w:vertAlign w:val="superscript"/>
        </w:rPr>
        <w:t>[8]</w:t>
      </w:r>
      <w:r w:rsidR="009331AC">
        <w:t>，因此，需要使用两个</w:t>
      </w:r>
      <w:r w:rsidR="009331AC">
        <w:rPr>
          <w:rFonts w:hint="eastAsia"/>
        </w:rPr>
        <w:t>通用</w:t>
      </w:r>
      <w:r w:rsidR="009331AC">
        <w:rPr>
          <w:rFonts w:hint="eastAsia"/>
        </w:rPr>
        <w:t>I/O</w:t>
      </w:r>
      <w:r w:rsidR="009331AC">
        <w:rPr>
          <w:rFonts w:hint="eastAsia"/>
        </w:rPr>
        <w:t>口模拟串行时钟输入接口（</w:t>
      </w:r>
      <w:r w:rsidR="009331AC">
        <w:rPr>
          <w:rFonts w:hint="eastAsia"/>
        </w:rPr>
        <w:t>SCK</w:t>
      </w:r>
      <w:r w:rsidR="009331AC">
        <w:rPr>
          <w:rFonts w:hint="eastAsia"/>
        </w:rPr>
        <w:t>）和串行数据接口（</w:t>
      </w:r>
      <w:r w:rsidR="009331AC">
        <w:rPr>
          <w:rFonts w:hint="eastAsia"/>
        </w:rPr>
        <w:t>DATA</w:t>
      </w:r>
      <w:r w:rsidR="009331AC">
        <w:rPr>
          <w:rFonts w:hint="eastAsia"/>
        </w:rPr>
        <w:t>）。</w:t>
      </w:r>
    </w:p>
    <w:p w:rsidR="009331AC" w:rsidRDefault="009331AC" w:rsidP="00932E08">
      <w:pPr>
        <w:pStyle w:val="af1"/>
        <w:spacing w:before="120" w:after="120"/>
      </w:pPr>
      <w:r>
        <w:t>对于超声波速度的测量，则需要使用单片机的计时功能。</w:t>
      </w:r>
      <w:r>
        <w:rPr>
          <w:rFonts w:hint="eastAsia"/>
        </w:rPr>
        <w:t>LPC1114</w:t>
      </w:r>
      <w:r>
        <w:rPr>
          <w:rFonts w:hint="eastAsia"/>
        </w:rPr>
        <w:t>提供了两种计时方式，一种是使用系统节拍定时器，最快可以每</w:t>
      </w:r>
      <w:r>
        <w:rPr>
          <w:rFonts w:hint="eastAsia"/>
        </w:rPr>
        <w:t>10</w:t>
      </w:r>
      <w:r>
        <w:rPr>
          <w:rFonts w:hint="eastAsia"/>
        </w:rPr>
        <w:t>毫秒产生一个中断，通过中断进行计时。另一种是使用微控制器内部的</w:t>
      </w:r>
      <w:r>
        <w:rPr>
          <w:rFonts w:hint="eastAsia"/>
        </w:rPr>
        <w:t>2</w:t>
      </w:r>
      <w:r>
        <w:rPr>
          <w:rFonts w:hint="eastAsia"/>
        </w:rPr>
        <w:t>个</w:t>
      </w:r>
      <w:r>
        <w:rPr>
          <w:rFonts w:hint="eastAsia"/>
        </w:rPr>
        <w:t>32</w:t>
      </w:r>
      <w:r>
        <w:rPr>
          <w:rFonts w:hint="eastAsia"/>
        </w:rPr>
        <w:t>位和</w:t>
      </w:r>
      <w:r>
        <w:rPr>
          <w:rFonts w:hint="eastAsia"/>
        </w:rPr>
        <w:t>2</w:t>
      </w:r>
      <w:r>
        <w:rPr>
          <w:rFonts w:hint="eastAsia"/>
        </w:rPr>
        <w:t>个</w:t>
      </w:r>
      <w:r>
        <w:rPr>
          <w:rFonts w:hint="eastAsia"/>
        </w:rPr>
        <w:t>16</w:t>
      </w:r>
      <w:r>
        <w:rPr>
          <w:rFonts w:hint="eastAsia"/>
        </w:rPr>
        <w:t>位的可编程定时器</w:t>
      </w:r>
      <w:r>
        <w:rPr>
          <w:rFonts w:hint="eastAsia"/>
        </w:rPr>
        <w:t>/</w:t>
      </w:r>
      <w:r>
        <w:rPr>
          <w:rFonts w:hint="eastAsia"/>
        </w:rPr>
        <w:t>计数器，最快可以以系统时钟频率（</w:t>
      </w:r>
      <w:commentRangeStart w:id="18"/>
      <w:r>
        <w:rPr>
          <w:rFonts w:hint="eastAsia"/>
        </w:rPr>
        <w:t>8M</w:t>
      </w:r>
      <w:r>
        <w:t>Hz</w:t>
      </w:r>
      <w:commentRangeEnd w:id="18"/>
      <w:r w:rsidR="000370F7">
        <w:rPr>
          <w:rStyle w:val="afa"/>
        </w:rPr>
        <w:commentReference w:id="18"/>
      </w:r>
      <w:r>
        <w:rPr>
          <w:rFonts w:hint="eastAsia"/>
        </w:rPr>
        <w:t>）的速度进行计时。</w:t>
      </w:r>
    </w:p>
    <w:p w:rsidR="009331AC" w:rsidRDefault="009331AC" w:rsidP="00932E08">
      <w:pPr>
        <w:pStyle w:val="af1"/>
        <w:spacing w:before="120" w:after="120"/>
      </w:pPr>
      <w:r>
        <w:t>因为对于超声波在</w:t>
      </w:r>
      <w:proofErr w:type="gramStart"/>
      <w:r>
        <w:t>一</w:t>
      </w:r>
      <w:proofErr w:type="gramEnd"/>
      <w:r>
        <w:t>小段距离内的计时要求非常精确，</w:t>
      </w:r>
      <w:r w:rsidR="00562D1B">
        <w:t>且激发超声波的信号频率在</w:t>
      </w:r>
      <w:r w:rsidR="00562D1B">
        <w:t>180kHz</w:t>
      </w:r>
      <w:r w:rsidR="00562D1B">
        <w:t>，</w:t>
      </w:r>
      <w:r>
        <w:t>故</w:t>
      </w:r>
      <w:r w:rsidR="00562D1B">
        <w:t>在这里采用硬件计时方式，即使用定时器</w:t>
      </w:r>
      <w:r w:rsidR="00562D1B">
        <w:t>/</w:t>
      </w:r>
      <w:r w:rsidR="00562D1B">
        <w:t>计数器进行计时。</w:t>
      </w:r>
    </w:p>
    <w:p w:rsidR="003375C9" w:rsidRDefault="003375C9" w:rsidP="00932E08">
      <w:pPr>
        <w:pStyle w:val="af1"/>
        <w:spacing w:before="120" w:after="120"/>
      </w:pPr>
      <w:r>
        <w:t>超声接收部分的输出信号为</w:t>
      </w:r>
      <w:r>
        <w:t>180kHz</w:t>
      </w:r>
      <w:r>
        <w:t>的正弦波包络，为了计时，将正弦包络</w:t>
      </w:r>
    </w:p>
    <w:p w:rsidR="00562D1B" w:rsidRDefault="00562D1B" w:rsidP="00932E08">
      <w:pPr>
        <w:pStyle w:val="af1"/>
        <w:spacing w:before="120" w:after="120"/>
      </w:pPr>
      <w:r>
        <w:lastRenderedPageBreak/>
        <w:t>由于最后单片机需要将数据发送到基于</w:t>
      </w:r>
      <w:r>
        <w:rPr>
          <w:rFonts w:hint="eastAsia"/>
        </w:rPr>
        <w:t>A</w:t>
      </w:r>
      <w:r>
        <w:t>ndroid OS</w:t>
      </w:r>
      <w:r>
        <w:t>的手机终端，故还需使用微控制器的</w:t>
      </w:r>
      <w:r>
        <w:rPr>
          <w:rFonts w:hint="eastAsia"/>
        </w:rPr>
        <w:t>UART</w:t>
      </w:r>
      <w:r>
        <w:rPr>
          <w:rFonts w:hint="eastAsia"/>
        </w:rPr>
        <w:t>模块，通过</w:t>
      </w:r>
      <w:r>
        <w:rPr>
          <w:rFonts w:hint="eastAsia"/>
        </w:rPr>
        <w:t>UART</w:t>
      </w:r>
      <w:r>
        <w:rPr>
          <w:rFonts w:hint="eastAsia"/>
        </w:rPr>
        <w:t>将数据发送</w:t>
      </w:r>
      <w:proofErr w:type="gramStart"/>
      <w:r>
        <w:rPr>
          <w:rFonts w:hint="eastAsia"/>
        </w:rPr>
        <w:t>到蓝牙芯片</w:t>
      </w:r>
      <w:proofErr w:type="gramEnd"/>
      <w:r>
        <w:rPr>
          <w:rFonts w:hint="eastAsia"/>
        </w:rPr>
        <w:t>上，再</w:t>
      </w:r>
      <w:proofErr w:type="gramStart"/>
      <w:r>
        <w:rPr>
          <w:rFonts w:hint="eastAsia"/>
        </w:rPr>
        <w:t>从蓝牙芯片</w:t>
      </w:r>
      <w:proofErr w:type="gramEnd"/>
      <w:r>
        <w:rPr>
          <w:rFonts w:hint="eastAsia"/>
        </w:rPr>
        <w:t>发送到手机。</w:t>
      </w:r>
    </w:p>
    <w:p w:rsidR="00562D1B" w:rsidRDefault="00753BA1" w:rsidP="00932E08">
      <w:pPr>
        <w:pStyle w:val="af1"/>
        <w:spacing w:before="120" w:after="120"/>
      </w:pPr>
      <w:r>
        <w:rPr>
          <w:noProof/>
        </w:rPr>
        <w:pict>
          <v:shape id="_x0000_s1079" type="#_x0000_t75" style="position:absolute;left:0;text-align:left;margin-left:50.7pt;margin-top:39.2pt;width:294.55pt;height:157.25pt;z-index:251660288;mso-position-horizontal-relative:text;mso-position-vertical-relative:text">
            <v:imagedata r:id="rId69" o:title=""/>
            <w10:wrap type="square"/>
          </v:shape>
          <o:OLEObject Type="Embed" ProgID="Visio.Drawing.15" ShapeID="_x0000_s1079" DrawAspect="Content" ObjectID="_1493805772" r:id="rId70"/>
        </w:pict>
      </w:r>
      <w:r w:rsidR="00562D1B">
        <w:rPr>
          <w:rFonts w:hint="eastAsia"/>
        </w:rPr>
        <w:t>由以上条件可知，硬件电路的设计应基于</w:t>
      </w:r>
      <w:r w:rsidR="00562D1B">
        <w:rPr>
          <w:rFonts w:hint="eastAsia"/>
        </w:rPr>
        <w:t>L</w:t>
      </w:r>
      <w:r w:rsidR="00562D1B">
        <w:t>PC1114</w:t>
      </w:r>
      <w:r w:rsidR="00562D1B">
        <w:t>单片机，围绕单片机的</w:t>
      </w:r>
      <w:r w:rsidR="00562D1B">
        <w:rPr>
          <w:rFonts w:hint="eastAsia"/>
        </w:rPr>
        <w:t>G</w:t>
      </w:r>
      <w:r w:rsidR="00562D1B">
        <w:t>PIO</w:t>
      </w:r>
      <w:r w:rsidR="00562D1B">
        <w:t>，</w:t>
      </w:r>
      <w:r w:rsidR="00562D1B">
        <w:rPr>
          <w:rFonts w:hint="eastAsia"/>
        </w:rPr>
        <w:t>TIMER</w:t>
      </w:r>
      <w:r w:rsidR="00562D1B">
        <w:rPr>
          <w:rFonts w:hint="eastAsia"/>
        </w:rPr>
        <w:t>和</w:t>
      </w:r>
      <w:r w:rsidR="00562D1B">
        <w:rPr>
          <w:rFonts w:hint="eastAsia"/>
        </w:rPr>
        <w:t>UART</w:t>
      </w:r>
      <w:r w:rsidR="00562D1B">
        <w:rPr>
          <w:rFonts w:hint="eastAsia"/>
        </w:rPr>
        <w:t>通讯建立。</w:t>
      </w:r>
    </w:p>
    <w:p w:rsidR="00F41B0A" w:rsidRDefault="00F41B0A" w:rsidP="00932E08">
      <w:pPr>
        <w:pStyle w:val="af1"/>
        <w:spacing w:before="120" w:after="120"/>
      </w:pPr>
    </w:p>
    <w:p w:rsidR="00BA2122" w:rsidRDefault="00BA2122"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2D07F3">
      <w:pPr>
        <w:pStyle w:val="af4"/>
        <w:jc w:val="both"/>
        <w:rPr>
          <w:rFonts w:eastAsia="宋体"/>
          <w:sz w:val="21"/>
        </w:rPr>
      </w:pPr>
    </w:p>
    <w:p w:rsidR="002D07F3" w:rsidRPr="002D07F3" w:rsidRDefault="002D07F3" w:rsidP="002D07F3">
      <w:pPr>
        <w:pStyle w:val="af1"/>
        <w:spacing w:before="120" w:after="120"/>
      </w:pPr>
    </w:p>
    <w:p w:rsidR="00FA6EE9" w:rsidRPr="00FA6EE9" w:rsidRDefault="00FA6EE9" w:rsidP="00FA6EE9">
      <w:pPr>
        <w:pStyle w:val="af4"/>
      </w:pPr>
      <w:r>
        <w:rPr>
          <w:rFonts w:hint="eastAsia"/>
        </w:rPr>
        <w:t>图</w:t>
      </w:r>
      <w:r>
        <w:rPr>
          <w:rFonts w:hint="eastAsia"/>
        </w:rPr>
        <w:t>3.2</w:t>
      </w:r>
      <w:r>
        <w:t xml:space="preserve"> </w:t>
      </w:r>
      <w:r>
        <w:t>硬件设计框架</w:t>
      </w:r>
    </w:p>
    <w:p w:rsidR="00F41B0A" w:rsidRDefault="001B5DA2" w:rsidP="001B5DA2">
      <w:pPr>
        <w:pStyle w:val="30"/>
        <w:spacing w:before="120" w:after="120"/>
        <w:ind w:left="420"/>
      </w:pPr>
      <w:r>
        <w:rPr>
          <w:rFonts w:hint="eastAsia"/>
        </w:rPr>
        <w:t>3.2.2</w:t>
      </w:r>
      <w:r>
        <w:t xml:space="preserve"> </w:t>
      </w:r>
      <w:r>
        <w:t>软件设计架构</w:t>
      </w:r>
    </w:p>
    <w:p w:rsidR="001B5DA2" w:rsidRDefault="001644D4" w:rsidP="001B5DA2">
      <w:pPr>
        <w:pStyle w:val="af0"/>
        <w:ind w:firstLine="420"/>
      </w:pPr>
      <w:r w:rsidRPr="002A7E5B">
        <w:rPr>
          <w:noProof/>
        </w:rPr>
        <w:drawing>
          <wp:anchor distT="0" distB="0" distL="114300" distR="114300" simplePos="0" relativeHeight="251661312" behindDoc="0" locked="0" layoutInCell="1" allowOverlap="1" wp14:anchorId="08BE797F" wp14:editId="0E47B70F">
            <wp:simplePos x="0" y="0"/>
            <wp:positionH relativeFrom="margin">
              <wp:posOffset>389890</wp:posOffset>
            </wp:positionH>
            <wp:positionV relativeFrom="paragraph">
              <wp:posOffset>872490</wp:posOffset>
            </wp:positionV>
            <wp:extent cx="4800600" cy="1857375"/>
            <wp:effectExtent l="0" t="38100" r="0" b="66675"/>
            <wp:wrapSquare wrapText="bothSides"/>
            <wp:docPr id="5" name="Diagra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anchor>
        </w:drawing>
      </w:r>
      <w:r w:rsidR="001B5DA2">
        <w:t>软件可以看</w:t>
      </w:r>
      <w:del w:id="19" w:author="pan" w:date="2015-05-22T10:53:00Z">
        <w:r w:rsidR="001B5DA2" w:rsidDel="00E74057">
          <w:rPr>
            <w:rFonts w:hint="eastAsia"/>
          </w:rPr>
          <w:delText>做</w:delText>
        </w:r>
      </w:del>
      <w:r w:rsidR="001B5DA2">
        <w:t>两</w:t>
      </w:r>
      <w:r w:rsidR="003375C9">
        <w:t>部分</w:t>
      </w:r>
      <w:r w:rsidR="001B5DA2">
        <w:t>：前端测量模块，由</w:t>
      </w:r>
      <w:r w:rsidR="001B5DA2">
        <w:rPr>
          <w:rFonts w:hint="eastAsia"/>
        </w:rPr>
        <w:t>LPC1114</w:t>
      </w:r>
      <w:r w:rsidR="001B5DA2">
        <w:rPr>
          <w:rFonts w:hint="eastAsia"/>
        </w:rPr>
        <w:t>单片机和传感器电路组成，主要完成温湿度与超声波传播时间信号的采集和数据的无线传输；终端接收模块，由运行在</w:t>
      </w:r>
      <w:r w:rsidR="001B5DA2">
        <w:rPr>
          <w:rFonts w:hint="eastAsia"/>
        </w:rPr>
        <w:t>Android OS</w:t>
      </w:r>
      <w:r w:rsidR="001B5DA2">
        <w:rPr>
          <w:rFonts w:hint="eastAsia"/>
        </w:rPr>
        <w:t>手机上的上位机组成，主要负责完成</w:t>
      </w:r>
      <w:proofErr w:type="gramStart"/>
      <w:r w:rsidR="001B5DA2">
        <w:rPr>
          <w:rFonts w:hint="eastAsia"/>
        </w:rPr>
        <w:t>蓝牙数据</w:t>
      </w:r>
      <w:proofErr w:type="gramEnd"/>
      <w:r w:rsidR="001B5DA2">
        <w:rPr>
          <w:rFonts w:hint="eastAsia"/>
        </w:rPr>
        <w:t>的接收，</w:t>
      </w:r>
      <w:proofErr w:type="gramStart"/>
      <w:r w:rsidR="001B5DA2">
        <w:rPr>
          <w:rFonts w:hint="eastAsia"/>
        </w:rPr>
        <w:t>解帧和</w:t>
      </w:r>
      <w:proofErr w:type="gramEnd"/>
      <w:r w:rsidR="001B5DA2">
        <w:rPr>
          <w:rFonts w:hint="eastAsia"/>
        </w:rPr>
        <w:t>处理。</w:t>
      </w:r>
    </w:p>
    <w:p w:rsidR="001644D4" w:rsidRDefault="001644D4" w:rsidP="001B5DA2">
      <w:pPr>
        <w:pStyle w:val="af0"/>
        <w:ind w:firstLine="420"/>
      </w:pPr>
    </w:p>
    <w:p w:rsidR="001644D4" w:rsidRDefault="001644D4" w:rsidP="001B5DA2">
      <w:pPr>
        <w:pStyle w:val="af0"/>
        <w:ind w:firstLine="420"/>
      </w:pPr>
    </w:p>
    <w:p w:rsidR="001B5DA2" w:rsidRDefault="001B5DA2" w:rsidP="001B5DA2">
      <w:pPr>
        <w:pStyle w:val="af0"/>
        <w:ind w:firstLine="420"/>
      </w:pPr>
    </w:p>
    <w:p w:rsidR="001644D4" w:rsidRDefault="001644D4" w:rsidP="001B5DA2">
      <w:pPr>
        <w:pStyle w:val="af0"/>
        <w:ind w:firstLine="420"/>
      </w:pPr>
    </w:p>
    <w:p w:rsidR="001644D4" w:rsidRDefault="001644D4" w:rsidP="001B5DA2">
      <w:pPr>
        <w:pStyle w:val="af0"/>
        <w:ind w:firstLine="420"/>
      </w:pPr>
    </w:p>
    <w:p w:rsidR="006C1034" w:rsidRPr="001B5DA2" w:rsidRDefault="006C1034" w:rsidP="00BF54E8">
      <w:pPr>
        <w:pStyle w:val="af4"/>
      </w:pPr>
      <w:r>
        <w:rPr>
          <w:rFonts w:hint="eastAsia"/>
        </w:rPr>
        <w:t>图</w:t>
      </w:r>
      <w:r>
        <w:rPr>
          <w:rFonts w:hint="eastAsia"/>
        </w:rPr>
        <w:t>3.3</w:t>
      </w:r>
      <w:r>
        <w:t xml:space="preserve"> </w:t>
      </w:r>
      <w:r>
        <w:t>软件设计框架</w:t>
      </w:r>
    </w:p>
    <w:p w:rsidR="00BF54E8" w:rsidRPr="00BF54E8" w:rsidRDefault="006C1034" w:rsidP="00BF54E8">
      <w:pPr>
        <w:pStyle w:val="af0"/>
        <w:ind w:firstLine="420"/>
      </w:pPr>
      <w:r>
        <w:t>考虑到程序的可扩展性，在此使用分层的思想对数据帧进行设计。底层</w:t>
      </w:r>
      <w:proofErr w:type="gramStart"/>
      <w:r>
        <w:t>帧为帧头</w:t>
      </w:r>
      <w:proofErr w:type="gramEnd"/>
      <w:r>
        <w:t>，帧长度，数据域和校验位；而数据域内又分命令字位和数据位。底层</w:t>
      </w:r>
      <w:proofErr w:type="gramStart"/>
      <w:r>
        <w:t>帧</w:t>
      </w:r>
      <w:proofErr w:type="gramEnd"/>
      <w:r>
        <w:t>结构如下</w:t>
      </w:r>
      <w:r w:rsidR="00BF54E8">
        <w:t>图</w:t>
      </w:r>
      <w:r>
        <w:t>所示：</w:t>
      </w:r>
    </w:p>
    <w:tbl>
      <w:tblPr>
        <w:tblStyle w:val="af5"/>
        <w:tblW w:w="0" w:type="auto"/>
        <w:tblInd w:w="420" w:type="dxa"/>
        <w:tblLook w:val="04A0" w:firstRow="1" w:lastRow="0" w:firstColumn="1" w:lastColumn="0" w:noHBand="0" w:noVBand="1"/>
      </w:tblPr>
      <w:tblGrid>
        <w:gridCol w:w="1716"/>
        <w:gridCol w:w="1660"/>
        <w:gridCol w:w="1660"/>
        <w:gridCol w:w="1661"/>
        <w:gridCol w:w="1661"/>
      </w:tblGrid>
      <w:tr w:rsidR="006C1034" w:rsidTr="006C1034">
        <w:tc>
          <w:tcPr>
            <w:tcW w:w="1716" w:type="dxa"/>
          </w:tcPr>
          <w:p w:rsidR="006C1034" w:rsidRPr="00BF54E8" w:rsidRDefault="006C1034" w:rsidP="00BF54E8">
            <w:pPr>
              <w:pStyle w:val="af7"/>
            </w:pPr>
            <w:proofErr w:type="gramStart"/>
            <w:r w:rsidRPr="00BF54E8">
              <w:rPr>
                <w:rFonts w:hint="eastAsia"/>
              </w:rPr>
              <w:t>帧头</w:t>
            </w:r>
            <w:proofErr w:type="gramEnd"/>
            <w:r w:rsidRPr="00BF54E8">
              <w:rPr>
                <w:rFonts w:hint="eastAsia"/>
              </w:rPr>
              <w:t>1</w:t>
            </w:r>
            <w:r w:rsidRPr="00BF54E8">
              <w:t>(0xAA)</w:t>
            </w:r>
          </w:p>
        </w:tc>
        <w:tc>
          <w:tcPr>
            <w:tcW w:w="1660" w:type="dxa"/>
          </w:tcPr>
          <w:p w:rsidR="006C1034" w:rsidRPr="00BF54E8" w:rsidRDefault="006C1034" w:rsidP="00BF54E8">
            <w:pPr>
              <w:pStyle w:val="af7"/>
            </w:pPr>
            <w:proofErr w:type="gramStart"/>
            <w:r w:rsidRPr="00BF54E8">
              <w:rPr>
                <w:rFonts w:hint="eastAsia"/>
              </w:rPr>
              <w:t>帧头</w:t>
            </w:r>
            <w:proofErr w:type="gramEnd"/>
            <w:r w:rsidRPr="00BF54E8">
              <w:rPr>
                <w:rFonts w:hint="eastAsia"/>
              </w:rPr>
              <w:t>2</w:t>
            </w:r>
            <w:r w:rsidRPr="00BF54E8">
              <w:t>(0xBB)</w:t>
            </w:r>
          </w:p>
        </w:tc>
        <w:tc>
          <w:tcPr>
            <w:tcW w:w="1660" w:type="dxa"/>
          </w:tcPr>
          <w:p w:rsidR="006C1034" w:rsidRPr="00BF54E8" w:rsidRDefault="006C1034" w:rsidP="00BF54E8">
            <w:pPr>
              <w:pStyle w:val="af7"/>
            </w:pPr>
            <w:proofErr w:type="gramStart"/>
            <w:r w:rsidRPr="00BF54E8">
              <w:rPr>
                <w:rFonts w:hint="eastAsia"/>
              </w:rPr>
              <w:t>帧</w:t>
            </w:r>
            <w:proofErr w:type="gramEnd"/>
            <w:r w:rsidRPr="00BF54E8">
              <w:rPr>
                <w:rFonts w:hint="eastAsia"/>
              </w:rPr>
              <w:t>长度</w:t>
            </w:r>
          </w:p>
        </w:tc>
        <w:tc>
          <w:tcPr>
            <w:tcW w:w="1661" w:type="dxa"/>
          </w:tcPr>
          <w:p w:rsidR="006C1034" w:rsidRPr="00BF54E8" w:rsidRDefault="006C1034" w:rsidP="00BF54E8">
            <w:pPr>
              <w:pStyle w:val="af7"/>
            </w:pPr>
            <w:r w:rsidRPr="00BF54E8">
              <w:rPr>
                <w:rFonts w:hint="eastAsia"/>
              </w:rPr>
              <w:t>数据域</w:t>
            </w:r>
          </w:p>
        </w:tc>
        <w:tc>
          <w:tcPr>
            <w:tcW w:w="1661" w:type="dxa"/>
          </w:tcPr>
          <w:p w:rsidR="006C1034" w:rsidRPr="00BF54E8" w:rsidRDefault="006C1034" w:rsidP="00BF54E8">
            <w:pPr>
              <w:pStyle w:val="af7"/>
            </w:pPr>
            <w:r w:rsidRPr="00BF54E8">
              <w:rPr>
                <w:rFonts w:hint="eastAsia"/>
              </w:rPr>
              <w:t>校验</w:t>
            </w:r>
            <w:r w:rsidR="003C542A">
              <w:rPr>
                <w:rFonts w:hint="eastAsia"/>
              </w:rPr>
              <w:t>字</w:t>
            </w:r>
          </w:p>
        </w:tc>
      </w:tr>
    </w:tbl>
    <w:p w:rsidR="006C1034" w:rsidRDefault="00BF54E8" w:rsidP="00BF54E8">
      <w:pPr>
        <w:pStyle w:val="af4"/>
      </w:pPr>
      <w:r>
        <w:t>图</w:t>
      </w:r>
      <w:r>
        <w:t xml:space="preserve">3.4 </w:t>
      </w:r>
      <w:r>
        <w:t>底层数据帧格式</w:t>
      </w:r>
    </w:p>
    <w:p w:rsidR="00BF54E8" w:rsidRDefault="00E10CAB" w:rsidP="00BF54E8">
      <w:pPr>
        <w:pStyle w:val="af1"/>
        <w:spacing w:before="120" w:after="120"/>
      </w:pPr>
      <w:proofErr w:type="gramStart"/>
      <w:r>
        <w:rPr>
          <w:rFonts w:hint="eastAsia"/>
        </w:rPr>
        <w:t>数据域分命令字</w:t>
      </w:r>
      <w:proofErr w:type="gramEnd"/>
      <w:r>
        <w:rPr>
          <w:rFonts w:hint="eastAsia"/>
        </w:rPr>
        <w:t>和数据位，</w:t>
      </w:r>
      <w:r w:rsidR="003C542A">
        <w:rPr>
          <w:rFonts w:hint="eastAsia"/>
        </w:rPr>
        <w:t>命令字由一个字节构成，考虑到在监测过程中需要测量环境温度，环境湿度和超声波声时三个数据，故令该字节从低到高的三位为有效位，分别表示是否使能测量温度，湿度和声时。相应位置</w:t>
      </w:r>
      <w:r w:rsidR="003C542A">
        <w:rPr>
          <w:rFonts w:hint="eastAsia"/>
        </w:rPr>
        <w:t>1</w:t>
      </w:r>
      <w:r w:rsidR="003C542A">
        <w:rPr>
          <w:rFonts w:hint="eastAsia"/>
        </w:rPr>
        <w:t>说明使能了对应数据的测量。数据位则依次填入温度，湿度和声时的数据，每个数据值占两个字节，若未进行测量，则该</w:t>
      </w:r>
      <w:r>
        <w:rPr>
          <w:rFonts w:hint="eastAsia"/>
        </w:rPr>
        <w:t>数据</w:t>
      </w:r>
      <w:r w:rsidR="003C542A">
        <w:rPr>
          <w:rFonts w:hint="eastAsia"/>
        </w:rPr>
        <w:t>省略，具体格式如下图：</w:t>
      </w:r>
    </w:p>
    <w:tbl>
      <w:tblPr>
        <w:tblStyle w:val="af5"/>
        <w:tblW w:w="0" w:type="auto"/>
        <w:tblLook w:val="04A0" w:firstRow="1" w:lastRow="0" w:firstColumn="1" w:lastColumn="0" w:noHBand="0" w:noVBand="1"/>
      </w:tblPr>
      <w:tblGrid>
        <w:gridCol w:w="1555"/>
        <w:gridCol w:w="1203"/>
        <w:gridCol w:w="1204"/>
        <w:gridCol w:w="1204"/>
        <w:gridCol w:w="1204"/>
        <w:gridCol w:w="1204"/>
        <w:gridCol w:w="1204"/>
      </w:tblGrid>
      <w:tr w:rsidR="003C542A" w:rsidTr="003C542A">
        <w:tc>
          <w:tcPr>
            <w:tcW w:w="1555" w:type="dxa"/>
          </w:tcPr>
          <w:p w:rsidR="003C542A" w:rsidRDefault="003C542A" w:rsidP="00E10CAB">
            <w:pPr>
              <w:pStyle w:val="af7"/>
            </w:pPr>
            <w:r>
              <w:rPr>
                <w:rFonts w:hint="eastAsia"/>
              </w:rPr>
              <w:t>命令字</w:t>
            </w:r>
            <w:r>
              <w:rPr>
                <w:rFonts w:hint="eastAsia"/>
              </w:rPr>
              <w:t>(</w:t>
            </w:r>
            <w:r>
              <w:t>1 Byte</w:t>
            </w:r>
            <w:r>
              <w:rPr>
                <w:rFonts w:hint="eastAsia"/>
              </w:rPr>
              <w:t>)</w:t>
            </w:r>
          </w:p>
        </w:tc>
        <w:tc>
          <w:tcPr>
            <w:tcW w:w="1203" w:type="dxa"/>
          </w:tcPr>
          <w:p w:rsidR="003C542A" w:rsidRDefault="003C542A" w:rsidP="00E10CAB">
            <w:pPr>
              <w:pStyle w:val="af7"/>
            </w:pPr>
            <w:r>
              <w:rPr>
                <w:rFonts w:hint="eastAsia"/>
              </w:rPr>
              <w:t>温度</w:t>
            </w:r>
            <w:r>
              <w:t>1</w:t>
            </w:r>
          </w:p>
        </w:tc>
        <w:tc>
          <w:tcPr>
            <w:tcW w:w="1204" w:type="dxa"/>
          </w:tcPr>
          <w:p w:rsidR="003C542A" w:rsidRDefault="003C542A" w:rsidP="00E10CAB">
            <w:pPr>
              <w:pStyle w:val="af7"/>
            </w:pPr>
            <w:r>
              <w:rPr>
                <w:rFonts w:hint="eastAsia"/>
              </w:rPr>
              <w:t>温度</w:t>
            </w:r>
            <w:r>
              <w:rPr>
                <w:rFonts w:hint="eastAsia"/>
              </w:rPr>
              <w:t>2</w:t>
            </w:r>
          </w:p>
        </w:tc>
        <w:tc>
          <w:tcPr>
            <w:tcW w:w="1204" w:type="dxa"/>
          </w:tcPr>
          <w:p w:rsidR="003C542A" w:rsidRDefault="003C542A" w:rsidP="00E10CAB">
            <w:pPr>
              <w:pStyle w:val="af7"/>
            </w:pPr>
            <w:r>
              <w:rPr>
                <w:rFonts w:hint="eastAsia"/>
              </w:rPr>
              <w:t>湿度</w:t>
            </w:r>
            <w:r>
              <w:rPr>
                <w:rFonts w:hint="eastAsia"/>
              </w:rPr>
              <w:t>1</w:t>
            </w:r>
          </w:p>
        </w:tc>
        <w:tc>
          <w:tcPr>
            <w:tcW w:w="1204" w:type="dxa"/>
          </w:tcPr>
          <w:p w:rsidR="003C542A" w:rsidRDefault="003C542A" w:rsidP="00E10CAB">
            <w:pPr>
              <w:pStyle w:val="af7"/>
            </w:pPr>
            <w:r>
              <w:rPr>
                <w:rFonts w:hint="eastAsia"/>
              </w:rPr>
              <w:t>湿度</w:t>
            </w:r>
            <w:r>
              <w:rPr>
                <w:rFonts w:hint="eastAsia"/>
              </w:rPr>
              <w:t>2</w:t>
            </w:r>
          </w:p>
        </w:tc>
        <w:tc>
          <w:tcPr>
            <w:tcW w:w="1204" w:type="dxa"/>
          </w:tcPr>
          <w:p w:rsidR="003C542A" w:rsidRDefault="003C542A" w:rsidP="00E10CAB">
            <w:pPr>
              <w:pStyle w:val="af7"/>
            </w:pPr>
            <w:r>
              <w:rPr>
                <w:rFonts w:hint="eastAsia"/>
              </w:rPr>
              <w:t>声时</w:t>
            </w:r>
            <w:r>
              <w:rPr>
                <w:rFonts w:hint="eastAsia"/>
              </w:rPr>
              <w:t>1</w:t>
            </w:r>
          </w:p>
        </w:tc>
        <w:tc>
          <w:tcPr>
            <w:tcW w:w="1204" w:type="dxa"/>
          </w:tcPr>
          <w:p w:rsidR="003C542A" w:rsidRDefault="003C542A" w:rsidP="00E10CAB">
            <w:pPr>
              <w:pStyle w:val="af7"/>
            </w:pPr>
            <w:r>
              <w:rPr>
                <w:rFonts w:hint="eastAsia"/>
              </w:rPr>
              <w:t>声时</w:t>
            </w:r>
            <w:r>
              <w:rPr>
                <w:rFonts w:hint="eastAsia"/>
              </w:rPr>
              <w:t>2</w:t>
            </w:r>
          </w:p>
        </w:tc>
      </w:tr>
    </w:tbl>
    <w:p w:rsidR="003C542A" w:rsidRDefault="00E10CAB" w:rsidP="00E10CAB">
      <w:pPr>
        <w:pStyle w:val="af4"/>
      </w:pPr>
      <w:r>
        <w:rPr>
          <w:rFonts w:hint="eastAsia"/>
        </w:rPr>
        <w:t>图</w:t>
      </w:r>
      <w:r>
        <w:rPr>
          <w:rFonts w:hint="eastAsia"/>
        </w:rPr>
        <w:t>3.5</w:t>
      </w:r>
      <w:r>
        <w:t xml:space="preserve"> </w:t>
      </w:r>
      <w:r>
        <w:t>数据域（上层数据帧）格式</w:t>
      </w:r>
    </w:p>
    <w:p w:rsidR="00E10CAB" w:rsidRDefault="00B66CEC" w:rsidP="00B66CEC">
      <w:pPr>
        <w:pStyle w:val="21"/>
        <w:numPr>
          <w:ilvl w:val="1"/>
          <w:numId w:val="6"/>
        </w:numPr>
        <w:spacing w:before="120" w:after="120"/>
      </w:pPr>
      <w:r>
        <w:t>各模块设计思路</w:t>
      </w:r>
    </w:p>
    <w:p w:rsidR="00B66CEC" w:rsidRDefault="00B66CEC" w:rsidP="00B66CEC">
      <w:pPr>
        <w:pStyle w:val="30"/>
        <w:spacing w:before="120" w:after="120"/>
        <w:ind w:left="420"/>
      </w:pPr>
      <w:r>
        <w:t xml:space="preserve">3.3.1 </w:t>
      </w:r>
      <w:r>
        <w:t>温湿度传感器模块设计思路</w:t>
      </w:r>
    </w:p>
    <w:p w:rsidR="00B66CEC" w:rsidRDefault="00B66CEC" w:rsidP="00B66CEC">
      <w:pPr>
        <w:pStyle w:val="af1"/>
        <w:spacing w:before="120" w:after="120"/>
      </w:pPr>
      <w:r>
        <w:rPr>
          <w:rFonts w:hint="eastAsia"/>
        </w:rPr>
        <w:t>温湿度传感器</w:t>
      </w:r>
      <w:r>
        <w:rPr>
          <w:rFonts w:hint="eastAsia"/>
        </w:rPr>
        <w:t>SHT10</w:t>
      </w:r>
      <w:r>
        <w:rPr>
          <w:rFonts w:hint="eastAsia"/>
        </w:rPr>
        <w:t>的硬件设计比较简单，可以直接使用用户手册里的参考</w:t>
      </w:r>
      <w:r w:rsidR="000F284C">
        <w:rPr>
          <w:rFonts w:hint="eastAsia"/>
        </w:rPr>
        <w:t>电路进行应用</w:t>
      </w:r>
      <w:r>
        <w:rPr>
          <w:rFonts w:hint="eastAsia"/>
        </w:rPr>
        <w:t>。同时，可在上拉电阻边串联一个</w:t>
      </w:r>
      <w:r>
        <w:rPr>
          <w:rFonts w:hint="eastAsia"/>
        </w:rPr>
        <w:t>led</w:t>
      </w:r>
      <w:r>
        <w:rPr>
          <w:rFonts w:hint="eastAsia"/>
        </w:rPr>
        <w:t>，通过</w:t>
      </w:r>
      <w:r>
        <w:rPr>
          <w:rFonts w:hint="eastAsia"/>
        </w:rPr>
        <w:t>led</w:t>
      </w:r>
      <w:r>
        <w:rPr>
          <w:rFonts w:hint="eastAsia"/>
        </w:rPr>
        <w:t>的</w:t>
      </w:r>
      <w:proofErr w:type="gramStart"/>
      <w:r>
        <w:rPr>
          <w:rFonts w:hint="eastAsia"/>
        </w:rPr>
        <w:t>亮灭状态</w:t>
      </w:r>
      <w:proofErr w:type="gramEnd"/>
      <w:r>
        <w:rPr>
          <w:rFonts w:hint="eastAsia"/>
        </w:rPr>
        <w:t>判断数据总线上是否有数据通过。</w:t>
      </w:r>
    </w:p>
    <w:p w:rsidR="00B66CEC" w:rsidRDefault="000F284C" w:rsidP="00B66CEC">
      <w:pPr>
        <w:pStyle w:val="af1"/>
        <w:spacing w:before="120" w:after="120"/>
      </w:pPr>
      <w:r>
        <w:t>由于</w:t>
      </w:r>
      <w:r>
        <w:rPr>
          <w:rFonts w:hint="eastAsia"/>
        </w:rPr>
        <w:t>SHT10</w:t>
      </w:r>
      <w:r>
        <w:rPr>
          <w:rFonts w:hint="eastAsia"/>
        </w:rPr>
        <w:t>为一款数字式传感器，采用串行接口进行通信，但</w:t>
      </w:r>
      <w:r>
        <w:rPr>
          <w:rFonts w:hint="eastAsia"/>
        </w:rPr>
        <w:t>SHT10</w:t>
      </w:r>
      <w:r>
        <w:rPr>
          <w:rFonts w:hint="eastAsia"/>
        </w:rPr>
        <w:t>的串行接口与</w:t>
      </w:r>
      <w:r>
        <w:rPr>
          <w:rFonts w:hint="eastAsia"/>
        </w:rPr>
        <w:t>I</w:t>
      </w:r>
      <w:r>
        <w:rPr>
          <w:vertAlign w:val="superscript"/>
        </w:rPr>
        <w:t>2</w:t>
      </w:r>
      <w:r>
        <w:t>C</w:t>
      </w:r>
      <w:r>
        <w:t>通用接口不兼容，因此需要使用通用</w:t>
      </w:r>
      <w:r>
        <w:t>I/O</w:t>
      </w:r>
      <w:r>
        <w:t>对</w:t>
      </w:r>
      <w:r w:rsidR="00EB0FEF">
        <w:t>串行接口进行模拟。具体原则为</w:t>
      </w:r>
      <w:r w:rsidR="00EB0FEF">
        <w:rPr>
          <w:rFonts w:hint="eastAsia"/>
        </w:rPr>
        <w:t>DATA</w:t>
      </w:r>
      <w:r w:rsidR="00EB0FEF">
        <w:rPr>
          <w:rFonts w:hint="eastAsia"/>
        </w:rPr>
        <w:t>总线在</w:t>
      </w:r>
      <w:r w:rsidR="00EB0FEF">
        <w:rPr>
          <w:rFonts w:hint="eastAsia"/>
        </w:rPr>
        <w:t>SCK</w:t>
      </w:r>
      <w:r w:rsidR="00EB0FEF">
        <w:rPr>
          <w:rFonts w:hint="eastAsia"/>
        </w:rPr>
        <w:t>时钟下降</w:t>
      </w:r>
      <w:proofErr w:type="gramStart"/>
      <w:r w:rsidR="00EB0FEF">
        <w:rPr>
          <w:rFonts w:hint="eastAsia"/>
        </w:rPr>
        <w:t>沿之后</w:t>
      </w:r>
      <w:proofErr w:type="gramEnd"/>
      <w:r w:rsidR="00EB0FEF">
        <w:rPr>
          <w:rFonts w:hint="eastAsia"/>
        </w:rPr>
        <w:t>改变状态，并仅在</w:t>
      </w:r>
      <w:r w:rsidR="00EB0FEF">
        <w:rPr>
          <w:rFonts w:hint="eastAsia"/>
        </w:rPr>
        <w:t>SCK</w:t>
      </w:r>
      <w:r w:rsidR="00EB0FEF">
        <w:rPr>
          <w:rFonts w:hint="eastAsia"/>
        </w:rPr>
        <w:t>时钟上升沿有效。数据传输期间，在</w:t>
      </w:r>
      <w:r w:rsidR="00EB0FEF">
        <w:rPr>
          <w:rFonts w:hint="eastAsia"/>
        </w:rPr>
        <w:t>SCK</w:t>
      </w:r>
      <w:r w:rsidR="00EB0FEF">
        <w:rPr>
          <w:rFonts w:hint="eastAsia"/>
        </w:rPr>
        <w:t>时钟高电平时，</w:t>
      </w:r>
      <w:r w:rsidR="00EB0FEF">
        <w:rPr>
          <w:rFonts w:hint="eastAsia"/>
        </w:rPr>
        <w:t>DATA</w:t>
      </w:r>
      <w:r w:rsidR="00EB0FEF">
        <w:rPr>
          <w:rFonts w:hint="eastAsia"/>
        </w:rPr>
        <w:t>必须保持稳定。</w:t>
      </w:r>
      <w:commentRangeStart w:id="20"/>
      <w:r w:rsidR="00EB0FEF">
        <w:rPr>
          <w:rFonts w:hint="eastAsia"/>
        </w:rPr>
        <w:t>为避免信号冲突，微处理器应驱动</w:t>
      </w:r>
      <w:r w:rsidR="00EB0FEF">
        <w:rPr>
          <w:rFonts w:hint="eastAsia"/>
        </w:rPr>
        <w:t>DATA</w:t>
      </w:r>
      <w:r w:rsidR="00EB0FEF">
        <w:rPr>
          <w:rFonts w:hint="eastAsia"/>
        </w:rPr>
        <w:t>在低电平，即</w:t>
      </w:r>
      <w:r w:rsidR="00EB0FEF">
        <w:rPr>
          <w:rFonts w:hint="eastAsia"/>
        </w:rPr>
        <w:t>MCU</w:t>
      </w:r>
      <w:r w:rsidR="00EB0FEF">
        <w:rPr>
          <w:rFonts w:hint="eastAsia"/>
        </w:rPr>
        <w:t>不输出数据时</w:t>
      </w:r>
      <w:r w:rsidR="00EB0FEF">
        <w:rPr>
          <w:rFonts w:hint="eastAsia"/>
        </w:rPr>
        <w:t>DATA</w:t>
      </w:r>
      <w:r w:rsidR="00EB0FEF">
        <w:rPr>
          <w:rFonts w:hint="eastAsia"/>
        </w:rPr>
        <w:t>应为高电平。</w:t>
      </w:r>
      <w:r w:rsidR="00D76909">
        <w:rPr>
          <w:rFonts w:hint="eastAsia"/>
        </w:rPr>
        <w:t>因此，需要一个外部的上拉电阻（例如</w:t>
      </w:r>
      <w:r w:rsidR="00D76909">
        <w:t>：</w:t>
      </w:r>
      <w:r w:rsidR="00D76909">
        <w:t>10kΩ</w:t>
      </w:r>
      <w:r w:rsidR="00D76909">
        <w:rPr>
          <w:rFonts w:hint="eastAsia"/>
        </w:rPr>
        <w:t>）将信号提拉至高电平。</w:t>
      </w:r>
      <w:commentRangeEnd w:id="20"/>
      <w:r w:rsidR="00E74057">
        <w:rPr>
          <w:rStyle w:val="afa"/>
        </w:rPr>
        <w:commentReference w:id="20"/>
      </w:r>
    </w:p>
    <w:p w:rsidR="00D76909" w:rsidRDefault="00D76909" w:rsidP="00D76909">
      <w:pPr>
        <w:pStyle w:val="30"/>
        <w:spacing w:before="120" w:after="120"/>
        <w:ind w:left="420"/>
      </w:pPr>
      <w:r w:rsidRPr="00D76909">
        <w:t xml:space="preserve">3.3.2 </w:t>
      </w:r>
      <w:r>
        <w:t>超声波传感器模块实现计时功能设计思路</w:t>
      </w:r>
    </w:p>
    <w:p w:rsidR="006555F9" w:rsidRDefault="00D76909" w:rsidP="0073336D">
      <w:pPr>
        <w:pStyle w:val="af1"/>
        <w:spacing w:before="120" w:after="120"/>
      </w:pPr>
      <w:r>
        <w:rPr>
          <w:rFonts w:hint="eastAsia"/>
        </w:rPr>
        <w:t>超声波传感器是利用超声波的特性研制而成的传感器。在输入端，</w:t>
      </w:r>
      <w:proofErr w:type="gramStart"/>
      <w:r>
        <w:rPr>
          <w:rFonts w:hint="eastAsia"/>
        </w:rPr>
        <w:t>由换能</w:t>
      </w:r>
      <w:proofErr w:type="gramEnd"/>
      <w:r>
        <w:rPr>
          <w:rFonts w:hint="eastAsia"/>
        </w:rPr>
        <w:t>晶片在</w:t>
      </w:r>
      <w:r>
        <w:rPr>
          <w:rFonts w:hint="eastAsia"/>
        </w:rPr>
        <w:t>180</w:t>
      </w:r>
      <w:r>
        <w:t>kHz</w:t>
      </w:r>
      <w:r>
        <w:t>脉冲输入电压的激励下发生震动产生超声波；在输出端，换能</w:t>
      </w:r>
      <w:proofErr w:type="gramStart"/>
      <w:r>
        <w:t>晶片再</w:t>
      </w:r>
      <w:proofErr w:type="gramEnd"/>
      <w:r>
        <w:t>将接收到的超声波信号转换为频率为</w:t>
      </w:r>
      <w:r>
        <w:rPr>
          <w:rFonts w:hint="eastAsia"/>
        </w:rPr>
        <w:t>1</w:t>
      </w:r>
      <w:r>
        <w:t>80kHz</w:t>
      </w:r>
      <w:r>
        <w:t>的正弦波包络。因此，该模块的硬件设计包括将单片机输出的脉冲信号</w:t>
      </w:r>
      <w:r w:rsidR="006555F9">
        <w:t>的峰峰值</w:t>
      </w:r>
      <w:r>
        <w:t>放大</w:t>
      </w:r>
      <w:r w:rsidR="006555F9">
        <w:t>到</w:t>
      </w:r>
      <w:r>
        <w:t>10V</w:t>
      </w:r>
      <w:r>
        <w:t>和输入端将</w:t>
      </w:r>
      <w:r>
        <w:rPr>
          <w:rFonts w:hint="eastAsia"/>
        </w:rPr>
        <w:t>1</w:t>
      </w:r>
      <w:r>
        <w:t>mV</w:t>
      </w:r>
      <w:r>
        <w:t>左右的信号放大并</w:t>
      </w:r>
      <w:r w:rsidR="006555F9">
        <w:t>对放大之后的信号</w:t>
      </w:r>
      <w:r>
        <w:t>进行</w:t>
      </w:r>
      <w:proofErr w:type="gramStart"/>
      <w:r w:rsidR="006555F9">
        <w:t>电压</w:t>
      </w:r>
      <w:r>
        <w:t>过零比较</w:t>
      </w:r>
      <w:proofErr w:type="gramEnd"/>
      <w:r w:rsidR="006555F9">
        <w:t>。</w:t>
      </w:r>
    </w:p>
    <w:p w:rsidR="0073336D" w:rsidRDefault="0073336D" w:rsidP="0073336D">
      <w:pPr>
        <w:pStyle w:val="af1"/>
        <w:spacing w:before="120" w:after="120"/>
      </w:pPr>
      <w:r>
        <w:t>软件设计思路为输入端计数器采用匹配输出，经过实测可</w:t>
      </w:r>
      <w:proofErr w:type="gramStart"/>
      <w:r>
        <w:t>得当把</w:t>
      </w:r>
      <w:proofErr w:type="gramEnd"/>
      <w:r>
        <w:t>计数器的匹配寄存器配置为</w:t>
      </w:r>
      <w:r>
        <w:t>132</w:t>
      </w:r>
      <w:r>
        <w:t>时输出的矩形脉冲为</w:t>
      </w:r>
      <w:r>
        <w:t>180kHz</w:t>
      </w:r>
      <w:r>
        <w:t>，在匹配输出的同时使能另一个计数器的捕获输入功能，当超声波传感器发出的正弦波经过放大和</w:t>
      </w:r>
      <w:proofErr w:type="gramStart"/>
      <w:r>
        <w:t>过零比较</w:t>
      </w:r>
      <w:proofErr w:type="gramEnd"/>
      <w:r>
        <w:t>为矩形脉冲波输入到计数器引脚时，计数器产生中断将捕获寄存器中的数取出即为发送到接收经历的时间。</w:t>
      </w:r>
    </w:p>
    <w:p w:rsidR="00EA4013" w:rsidRDefault="00EA4013" w:rsidP="0073336D">
      <w:pPr>
        <w:pStyle w:val="af1"/>
        <w:spacing w:before="120" w:after="120"/>
      </w:pPr>
      <w:r>
        <w:t xml:space="preserve">3.3.3 </w:t>
      </w:r>
      <w:proofErr w:type="gramStart"/>
      <w:r>
        <w:t>蓝牙接收</w:t>
      </w:r>
      <w:proofErr w:type="gramEnd"/>
      <w:r>
        <w:t>端模块程序设计思路</w:t>
      </w:r>
    </w:p>
    <w:p w:rsidR="00EA4013" w:rsidRDefault="00EA4013" w:rsidP="0073336D">
      <w:pPr>
        <w:pStyle w:val="af1"/>
        <w:spacing w:before="120" w:after="120"/>
      </w:pPr>
      <w:proofErr w:type="gramStart"/>
      <w:r>
        <w:lastRenderedPageBreak/>
        <w:t>通过蓝牙接收</w:t>
      </w:r>
      <w:proofErr w:type="gramEnd"/>
      <w:r>
        <w:t>数据的程序是基于</w:t>
      </w:r>
      <w:r>
        <w:rPr>
          <w:rFonts w:hint="eastAsia"/>
        </w:rPr>
        <w:t>Android OS</w:t>
      </w:r>
      <w:r>
        <w:rPr>
          <w:rFonts w:hint="eastAsia"/>
        </w:rPr>
        <w:t>的手机开发的。使用主线程（</w:t>
      </w:r>
      <w:r>
        <w:t>UI</w:t>
      </w:r>
      <w:r>
        <w:t>线程</w:t>
      </w:r>
      <w:r>
        <w:rPr>
          <w:rFonts w:hint="eastAsia"/>
        </w:rPr>
        <w:t>）实现手机屏幕中控件的显示，并新建一个线程实现对数据的接收。在</w:t>
      </w:r>
      <w:r>
        <w:rPr>
          <w:rFonts w:hint="eastAsia"/>
        </w:rPr>
        <w:t>JAVA</w:t>
      </w:r>
      <w:r>
        <w:rPr>
          <w:rFonts w:hint="eastAsia"/>
        </w:rPr>
        <w:t>中实现多线程有两种途径：继承</w:t>
      </w:r>
      <w:r>
        <w:rPr>
          <w:rFonts w:hint="eastAsia"/>
        </w:rPr>
        <w:t>Thread</w:t>
      </w:r>
      <w:proofErr w:type="gramStart"/>
      <w:r>
        <w:rPr>
          <w:rFonts w:hint="eastAsia"/>
        </w:rPr>
        <w:t>类或者</w:t>
      </w:r>
      <w:proofErr w:type="gramEnd"/>
      <w:r>
        <w:rPr>
          <w:rFonts w:hint="eastAsia"/>
        </w:rPr>
        <w:t>实现</w:t>
      </w:r>
      <w:r>
        <w:rPr>
          <w:rFonts w:hint="eastAsia"/>
        </w:rPr>
        <w:t>Runnable</w:t>
      </w:r>
      <w:r>
        <w:rPr>
          <w:rFonts w:hint="eastAsia"/>
        </w:rPr>
        <w:t>接口。但在程序开发中只要是多线程肯定永远以实现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rsidR="00EA4013" w:rsidRDefault="00EA4013" w:rsidP="00EA4013">
      <w:pPr>
        <w:pStyle w:val="af1"/>
        <w:numPr>
          <w:ilvl w:val="0"/>
          <w:numId w:val="7"/>
        </w:numPr>
        <w:spacing w:before="120" w:after="120"/>
      </w:pPr>
      <w:r>
        <w:t>避免点继承的局限，一个类可以继承多个接口；</w:t>
      </w:r>
    </w:p>
    <w:p w:rsidR="00EA4013" w:rsidRDefault="00EA4013" w:rsidP="00EA4013">
      <w:pPr>
        <w:pStyle w:val="af1"/>
        <w:numPr>
          <w:ilvl w:val="0"/>
          <w:numId w:val="7"/>
        </w:numPr>
        <w:spacing w:before="120" w:after="120"/>
      </w:pPr>
      <w:r>
        <w:t>适用于资源的共享。</w:t>
      </w:r>
    </w:p>
    <w:p w:rsidR="00EA4013" w:rsidRDefault="002D07F3" w:rsidP="00EA4013">
      <w:pPr>
        <w:pStyle w:val="af1"/>
        <w:spacing w:before="120" w:after="120"/>
      </w:pPr>
      <w:r>
        <w:t>将接收的字节型数据进行处理</w:t>
      </w:r>
      <w:r>
        <w:rPr>
          <w:rFonts w:hint="eastAsia"/>
        </w:rPr>
        <w:t>即可得到目标数据。</w:t>
      </w:r>
    </w:p>
    <w:p w:rsidR="00441EE6" w:rsidRDefault="00441EE6" w:rsidP="00441EE6">
      <w:pPr>
        <w:pStyle w:val="10"/>
        <w:spacing w:before="120" w:after="120"/>
        <w:ind w:left="360"/>
        <w:jc w:val="both"/>
      </w:pPr>
    </w:p>
    <w:p w:rsidR="002D07F3" w:rsidRDefault="002D07F3" w:rsidP="005B6D26">
      <w:pPr>
        <w:pStyle w:val="10"/>
        <w:numPr>
          <w:ilvl w:val="0"/>
          <w:numId w:val="6"/>
        </w:numPr>
        <w:spacing w:before="120" w:after="120"/>
      </w:pPr>
      <w:r>
        <w:t>硬件设计与开发</w:t>
      </w:r>
    </w:p>
    <w:p w:rsidR="005B6D26" w:rsidRDefault="005B6D26" w:rsidP="005B6D26">
      <w:pPr>
        <w:pStyle w:val="21"/>
        <w:spacing w:before="120" w:after="120"/>
      </w:pPr>
      <w:r>
        <w:t xml:space="preserve">4.1 </w:t>
      </w:r>
      <w:r>
        <w:t>温湿度模块的硬件设计与开发</w:t>
      </w:r>
    </w:p>
    <w:p w:rsidR="005B6D26" w:rsidRDefault="005B6D26" w:rsidP="005B6D26">
      <w:pPr>
        <w:pStyle w:val="af1"/>
        <w:spacing w:before="120" w:after="120"/>
      </w:pPr>
      <w:r>
        <w:rPr>
          <w:rFonts w:hint="eastAsia"/>
        </w:rPr>
        <w:t>由上文所述，本毕业设计使用的测量温湿度的传感器为</w:t>
      </w:r>
      <w:r>
        <w:t>瑞士的盛世瑞恩</w:t>
      </w:r>
      <w:r>
        <w:rPr>
          <w:rFonts w:hint="eastAsia"/>
        </w:rPr>
        <w:t>(SENSIRION</w:t>
      </w:r>
      <w:r>
        <w:t>)</w:t>
      </w:r>
      <w:r>
        <w:t>公司的</w:t>
      </w:r>
      <w:r>
        <w:t>SHT10</w:t>
      </w:r>
      <w:r>
        <w:t>数字温湿度传感器。其优点为精确度高（在</w:t>
      </w:r>
      <w:r>
        <w:t>25</w:t>
      </w:r>
      <w:r>
        <w:rPr>
          <w:rFonts w:ascii="宋体" w:hAnsi="宋体" w:cs="宋体"/>
        </w:rPr>
        <w:t>℃时测温精度为±0.5℃，测湿精度为±4.5%RH</w:t>
      </w:r>
      <w:r>
        <w:t>），集成性高（内部集成了测量模块，</w:t>
      </w:r>
      <w:r>
        <w:rPr>
          <w:rFonts w:hint="eastAsia"/>
        </w:rPr>
        <w:t>A</w:t>
      </w:r>
      <w:r>
        <w:t>D</w:t>
      </w:r>
      <w:r>
        <w:t>模块以及串行接口电路）。其外围电路原理图设计如下：</w:t>
      </w:r>
    </w:p>
    <w:p w:rsidR="00FF41E7" w:rsidRDefault="00DD73CB" w:rsidP="005B6D26">
      <w:pPr>
        <w:pStyle w:val="af1"/>
        <w:spacing w:before="120" w:after="120"/>
      </w:pPr>
      <w:r>
        <w:rPr>
          <w:noProof/>
        </w:rPr>
        <w:drawing>
          <wp:anchor distT="0" distB="0" distL="114300" distR="114300" simplePos="0" relativeHeight="251665408" behindDoc="1" locked="0" layoutInCell="1" allowOverlap="1" wp14:anchorId="1B7E4A12" wp14:editId="56EC6742">
            <wp:simplePos x="0" y="0"/>
            <wp:positionH relativeFrom="page">
              <wp:align>center</wp:align>
            </wp:positionH>
            <wp:positionV relativeFrom="paragraph">
              <wp:posOffset>189479</wp:posOffset>
            </wp:positionV>
            <wp:extent cx="3580952" cy="2152381"/>
            <wp:effectExtent l="0" t="0" r="635" b="635"/>
            <wp:wrapTight wrapText="bothSides">
              <wp:wrapPolygon edited="0">
                <wp:start x="0" y="0"/>
                <wp:lineTo x="0" y="21415"/>
                <wp:lineTo x="21489" y="21415"/>
                <wp:lineTo x="21489"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580952" cy="2152381"/>
                    </a:xfrm>
                    <a:prstGeom prst="rect">
                      <a:avLst/>
                    </a:prstGeom>
                  </pic:spPr>
                </pic:pic>
              </a:graphicData>
            </a:graphic>
          </wp:anchor>
        </w:drawing>
      </w: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5B6D26" w:rsidRDefault="005B6D26" w:rsidP="005B6D26">
      <w:pPr>
        <w:pStyle w:val="af1"/>
        <w:spacing w:before="120" w:after="120"/>
      </w:pPr>
    </w:p>
    <w:p w:rsidR="00FF41E7" w:rsidRDefault="00FF41E7" w:rsidP="005B6D26">
      <w:pPr>
        <w:pStyle w:val="af1"/>
        <w:spacing w:before="120" w:after="120"/>
      </w:pPr>
    </w:p>
    <w:p w:rsidR="00FF41E7" w:rsidRDefault="00DD73CB" w:rsidP="00DD73CB">
      <w:pPr>
        <w:pStyle w:val="af1"/>
        <w:spacing w:before="120" w:after="120"/>
        <w:ind w:firstLine="0"/>
      </w:pPr>
      <w:r>
        <w:tab/>
      </w:r>
    </w:p>
    <w:p w:rsidR="0071251C" w:rsidRDefault="0071251C" w:rsidP="0071251C">
      <w:pPr>
        <w:pStyle w:val="af4"/>
      </w:pPr>
      <w:r>
        <w:rPr>
          <w:rFonts w:hint="eastAsia"/>
        </w:rPr>
        <w:t>图</w:t>
      </w:r>
      <w:r>
        <w:rPr>
          <w:rFonts w:hint="eastAsia"/>
        </w:rPr>
        <w:t>4.1</w:t>
      </w:r>
      <w:r>
        <w:t xml:space="preserve"> </w:t>
      </w:r>
      <w:r>
        <w:t>空气温度湿度测量</w:t>
      </w:r>
      <w:r w:rsidR="005A412A">
        <w:t>硬件</w:t>
      </w:r>
      <w:r>
        <w:t>电路</w:t>
      </w:r>
    </w:p>
    <w:p w:rsidR="00FF41E7" w:rsidRDefault="00FF41E7" w:rsidP="00FF41E7">
      <w:pPr>
        <w:pStyle w:val="af1"/>
        <w:spacing w:before="120" w:after="120"/>
      </w:pPr>
      <w:r>
        <w:rPr>
          <w:rFonts w:hint="eastAsia"/>
        </w:rPr>
        <w:t>需要注意的是由于</w:t>
      </w:r>
      <w:r>
        <w:rPr>
          <w:rFonts w:hint="eastAsia"/>
        </w:rPr>
        <w:t>DATA</w:t>
      </w:r>
      <w:r>
        <w:rPr>
          <w:rFonts w:hint="eastAsia"/>
        </w:rPr>
        <w:t>（数据）总线需要微控制器与传感器交替控制，为避免信号冲突（例如前一个时刻</w:t>
      </w:r>
      <w:r>
        <w:rPr>
          <w:rFonts w:hint="eastAsia"/>
        </w:rPr>
        <w:t>MCU</w:t>
      </w:r>
      <w:r>
        <w:rPr>
          <w:rFonts w:hint="eastAsia"/>
        </w:rPr>
        <w:t>将总线拉低下</w:t>
      </w:r>
      <w:proofErr w:type="gramStart"/>
      <w:r>
        <w:rPr>
          <w:rFonts w:hint="eastAsia"/>
        </w:rPr>
        <w:t>一</w:t>
      </w:r>
      <w:proofErr w:type="gramEnd"/>
      <w:r>
        <w:rPr>
          <w:rFonts w:hint="eastAsia"/>
        </w:rPr>
        <w:t>时刻传感器需要将总线拉高</w:t>
      </w:r>
      <w:r w:rsidR="0071251C">
        <w:rPr>
          <w:rFonts w:hint="eastAsia"/>
        </w:rPr>
        <w:t>，由于负载能力不够造成输出的逻辑电压在位置状态</w:t>
      </w:r>
      <w:r>
        <w:rPr>
          <w:rFonts w:hint="eastAsia"/>
        </w:rPr>
        <w:t>），需要</w:t>
      </w:r>
      <w:r w:rsidR="0071251C">
        <w:rPr>
          <w:rFonts w:hint="eastAsia"/>
        </w:rPr>
        <w:t>一个外部的上拉电阻。同时，为了在调试时方便观测</w:t>
      </w:r>
      <w:r w:rsidR="0071251C">
        <w:rPr>
          <w:rFonts w:hint="eastAsia"/>
        </w:rPr>
        <w:t>DATA</w:t>
      </w:r>
      <w:r w:rsidR="0071251C">
        <w:rPr>
          <w:rFonts w:hint="eastAsia"/>
        </w:rPr>
        <w:t>总线上是否有数据通过（即总线上是否有高低电平交错），在上拉电阻上可串联一个</w:t>
      </w:r>
      <w:r w:rsidR="0071251C">
        <w:rPr>
          <w:rFonts w:hint="eastAsia"/>
        </w:rPr>
        <w:t>LED</w:t>
      </w:r>
      <w:r w:rsidR="0071251C">
        <w:rPr>
          <w:rFonts w:hint="eastAsia"/>
        </w:rPr>
        <w:t>，当</w:t>
      </w:r>
      <w:r w:rsidR="0071251C">
        <w:rPr>
          <w:rFonts w:hint="eastAsia"/>
        </w:rPr>
        <w:t>D</w:t>
      </w:r>
      <w:r w:rsidR="0071251C">
        <w:t>ATA</w:t>
      </w:r>
      <w:r w:rsidR="0071251C">
        <w:t>总线上的逻辑电压为低电平时</w:t>
      </w:r>
      <w:r w:rsidR="0071251C">
        <w:rPr>
          <w:rFonts w:hint="eastAsia"/>
        </w:rPr>
        <w:t>LED</w:t>
      </w:r>
      <w:r w:rsidR="0071251C">
        <w:rPr>
          <w:rFonts w:hint="eastAsia"/>
        </w:rPr>
        <w:t>阳极与阴极存在正向压降</w:t>
      </w:r>
      <w:r w:rsidR="0071251C">
        <w:rPr>
          <w:rFonts w:hint="eastAsia"/>
        </w:rPr>
        <w:t>LED</w:t>
      </w:r>
      <w:r w:rsidR="0071251C">
        <w:rPr>
          <w:rFonts w:hint="eastAsia"/>
        </w:rPr>
        <w:t>就会发亮，当</w:t>
      </w:r>
      <w:r w:rsidR="0071251C">
        <w:rPr>
          <w:rFonts w:hint="eastAsia"/>
        </w:rPr>
        <w:t>DATA</w:t>
      </w:r>
      <w:r w:rsidR="0071251C">
        <w:rPr>
          <w:rFonts w:hint="eastAsia"/>
        </w:rPr>
        <w:t>总线上的逻辑电压为高电平时</w:t>
      </w:r>
      <w:r w:rsidR="0071251C">
        <w:rPr>
          <w:rFonts w:hint="eastAsia"/>
        </w:rPr>
        <w:t>LED</w:t>
      </w:r>
      <w:r w:rsidR="0071251C">
        <w:rPr>
          <w:rFonts w:hint="eastAsia"/>
        </w:rPr>
        <w:t>阳极与阴极不存在正向压降</w:t>
      </w:r>
      <w:r w:rsidR="0071251C">
        <w:rPr>
          <w:rFonts w:hint="eastAsia"/>
        </w:rPr>
        <w:t>LED</w:t>
      </w:r>
      <w:r w:rsidR="0071251C">
        <w:rPr>
          <w:rFonts w:hint="eastAsia"/>
        </w:rPr>
        <w:t>就会熄灭。</w:t>
      </w:r>
    </w:p>
    <w:p w:rsidR="0071251C" w:rsidRDefault="0071251C" w:rsidP="0071251C">
      <w:pPr>
        <w:pStyle w:val="21"/>
        <w:spacing w:before="120" w:after="120"/>
      </w:pPr>
      <w:r w:rsidRPr="0071251C">
        <w:t xml:space="preserve">4.2 </w:t>
      </w:r>
      <w:proofErr w:type="gramStart"/>
      <w:r>
        <w:t>蓝牙模块</w:t>
      </w:r>
      <w:proofErr w:type="gramEnd"/>
      <w:r>
        <w:t>的硬件设计与开发</w:t>
      </w:r>
    </w:p>
    <w:p w:rsidR="0071251C" w:rsidRDefault="0071251C" w:rsidP="0071251C">
      <w:pPr>
        <w:pStyle w:val="af1"/>
        <w:spacing w:before="120" w:after="120"/>
      </w:pPr>
      <w:r>
        <w:rPr>
          <w:rFonts w:hint="eastAsia"/>
        </w:rPr>
        <w:lastRenderedPageBreak/>
        <w:t>本检测系统</w:t>
      </w:r>
      <w:proofErr w:type="gramStart"/>
      <w:r w:rsidR="005A412A">
        <w:rPr>
          <w:rFonts w:hint="eastAsia"/>
        </w:rPr>
        <w:t>使用蓝牙传输</w:t>
      </w:r>
      <w:proofErr w:type="gramEnd"/>
      <w:r w:rsidR="005A412A">
        <w:rPr>
          <w:rFonts w:hint="eastAsia"/>
        </w:rPr>
        <w:t>方式</w:t>
      </w:r>
      <w:r>
        <w:rPr>
          <w:rFonts w:hint="eastAsia"/>
        </w:rPr>
        <w:t>与安卓上位机进行无线通信。其中，使用的</w:t>
      </w:r>
      <w:r w:rsidR="005A412A">
        <w:rPr>
          <w:rFonts w:hint="eastAsia"/>
        </w:rPr>
        <w:t>通信模块</w:t>
      </w:r>
      <w:r>
        <w:rPr>
          <w:rFonts w:hint="eastAsia"/>
        </w:rPr>
        <w:t>为</w:t>
      </w:r>
      <w:r>
        <w:rPr>
          <w:rFonts w:hint="eastAsia"/>
        </w:rPr>
        <w:t>HC05</w:t>
      </w:r>
      <w:proofErr w:type="gramStart"/>
      <w:r>
        <w:rPr>
          <w:rFonts w:hint="eastAsia"/>
        </w:rPr>
        <w:t>蓝牙串口</w:t>
      </w:r>
      <w:proofErr w:type="gramEnd"/>
      <w:r>
        <w:rPr>
          <w:rFonts w:hint="eastAsia"/>
        </w:rPr>
        <w:t>模块</w:t>
      </w:r>
      <w:r w:rsidR="005A412A">
        <w:rPr>
          <w:rFonts w:hint="eastAsia"/>
        </w:rPr>
        <w:t>，这是一款主从</w:t>
      </w:r>
      <w:proofErr w:type="gramStart"/>
      <w:r w:rsidR="005A412A">
        <w:rPr>
          <w:rFonts w:hint="eastAsia"/>
        </w:rPr>
        <w:t>一</w:t>
      </w:r>
      <w:proofErr w:type="gramEnd"/>
      <w:r w:rsidR="005A412A">
        <w:rPr>
          <w:rFonts w:hint="eastAsia"/>
        </w:rPr>
        <w:t>体式</w:t>
      </w:r>
      <w:proofErr w:type="gramStart"/>
      <w:r w:rsidR="005A412A">
        <w:rPr>
          <w:rFonts w:hint="eastAsia"/>
        </w:rPr>
        <w:t>的蓝牙模块</w:t>
      </w:r>
      <w:proofErr w:type="gramEnd"/>
      <w:r w:rsidR="005A412A">
        <w:rPr>
          <w:rFonts w:hint="eastAsia"/>
        </w:rPr>
        <w:t>。其优点在于可以忽略</w:t>
      </w:r>
      <w:proofErr w:type="gramStart"/>
      <w:r w:rsidR="005A412A">
        <w:rPr>
          <w:rFonts w:hint="eastAsia"/>
        </w:rPr>
        <w:t>蓝牙内部</w:t>
      </w:r>
      <w:proofErr w:type="gramEnd"/>
      <w:r w:rsidR="005A412A">
        <w:rPr>
          <w:rFonts w:hint="eastAsia"/>
        </w:rPr>
        <w:t>的通信协议，直接</w:t>
      </w:r>
      <w:proofErr w:type="gramStart"/>
      <w:r w:rsidR="005A412A">
        <w:rPr>
          <w:rFonts w:hint="eastAsia"/>
        </w:rPr>
        <w:t>将蓝牙当作</w:t>
      </w:r>
      <w:proofErr w:type="gramEnd"/>
      <w:r w:rsidR="005A412A">
        <w:rPr>
          <w:rFonts w:hint="eastAsia"/>
        </w:rPr>
        <w:t>串口来使用。因此，只需将微控制器的发送端</w:t>
      </w:r>
      <w:proofErr w:type="gramStart"/>
      <w:r w:rsidR="005A412A">
        <w:rPr>
          <w:rFonts w:hint="eastAsia"/>
        </w:rPr>
        <w:t>与蓝牙模块</w:t>
      </w:r>
      <w:proofErr w:type="gramEnd"/>
      <w:r w:rsidR="005A412A">
        <w:rPr>
          <w:rFonts w:hint="eastAsia"/>
        </w:rPr>
        <w:t>的接收端，微控制器的接收端</w:t>
      </w:r>
      <w:proofErr w:type="gramStart"/>
      <w:r w:rsidR="005A412A">
        <w:rPr>
          <w:rFonts w:hint="eastAsia"/>
        </w:rPr>
        <w:t>与蓝牙模块</w:t>
      </w:r>
      <w:proofErr w:type="gramEnd"/>
      <w:r w:rsidR="005A412A">
        <w:rPr>
          <w:rFonts w:hint="eastAsia"/>
        </w:rPr>
        <w:t>的发送端相连接就可以完成硬件电路的开发。</w:t>
      </w:r>
      <w:proofErr w:type="gramStart"/>
      <w:r w:rsidR="005A412A">
        <w:rPr>
          <w:rFonts w:hint="eastAsia"/>
        </w:rPr>
        <w:t>蓝牙模块</w:t>
      </w:r>
      <w:proofErr w:type="gramEnd"/>
      <w:r w:rsidR="005A412A">
        <w:rPr>
          <w:rFonts w:hint="eastAsia"/>
        </w:rPr>
        <w:t>的硬件电路原理图如下图：</w:t>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commentRangeStart w:id="21"/>
      <w:r>
        <w:rPr>
          <w:noProof/>
        </w:rPr>
        <w:drawing>
          <wp:anchor distT="0" distB="0" distL="114300" distR="114300" simplePos="0" relativeHeight="251663360" behindDoc="1" locked="0" layoutInCell="1" allowOverlap="1" wp14:anchorId="6ABB15A9" wp14:editId="263AEC6E">
            <wp:simplePos x="0" y="0"/>
            <wp:positionH relativeFrom="margin">
              <wp:align>center</wp:align>
            </wp:positionH>
            <wp:positionV relativeFrom="paragraph">
              <wp:posOffset>78333</wp:posOffset>
            </wp:positionV>
            <wp:extent cx="2200000" cy="1428571"/>
            <wp:effectExtent l="0" t="0" r="0" b="635"/>
            <wp:wrapTight wrapText="bothSides">
              <wp:wrapPolygon edited="0">
                <wp:start x="0" y="0"/>
                <wp:lineTo x="0" y="21321"/>
                <wp:lineTo x="21326" y="21321"/>
                <wp:lineTo x="2132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200000" cy="1428571"/>
                    </a:xfrm>
                    <a:prstGeom prst="rect">
                      <a:avLst/>
                    </a:prstGeom>
                  </pic:spPr>
                </pic:pic>
              </a:graphicData>
            </a:graphic>
          </wp:anchor>
        </w:drawing>
      </w:r>
      <w:commentRangeEnd w:id="21"/>
      <w:r w:rsidR="00173377">
        <w:rPr>
          <w:rStyle w:val="afa"/>
        </w:rPr>
        <w:commentReference w:id="21"/>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5A412A">
      <w:pPr>
        <w:pStyle w:val="af4"/>
      </w:pPr>
      <w:r>
        <w:rPr>
          <w:rFonts w:hint="eastAsia"/>
        </w:rPr>
        <w:t>图</w:t>
      </w:r>
      <w:r>
        <w:rPr>
          <w:rFonts w:hint="eastAsia"/>
        </w:rPr>
        <w:t>4.2</w:t>
      </w:r>
      <w:r>
        <w:t xml:space="preserve"> </w:t>
      </w:r>
      <w:proofErr w:type="gramStart"/>
      <w:r>
        <w:t>蓝牙通信</w:t>
      </w:r>
      <w:proofErr w:type="gramEnd"/>
      <w:r>
        <w:t>模块硬件电路</w:t>
      </w:r>
    </w:p>
    <w:p w:rsidR="00772E1D" w:rsidRDefault="00772E1D" w:rsidP="00772E1D">
      <w:pPr>
        <w:pStyle w:val="21"/>
        <w:numPr>
          <w:ilvl w:val="1"/>
          <w:numId w:val="6"/>
        </w:numPr>
        <w:spacing w:before="120" w:after="120"/>
      </w:pPr>
      <w:r>
        <w:t>超声波模块</w:t>
      </w:r>
      <w:r w:rsidR="00650ED3">
        <w:t>的</w:t>
      </w:r>
      <w:r>
        <w:t>声时测量硬件设计与</w:t>
      </w:r>
      <w:r w:rsidR="00650ED3">
        <w:t>开发</w:t>
      </w:r>
    </w:p>
    <w:p w:rsidR="00772E1D" w:rsidRDefault="00772E1D" w:rsidP="00772E1D">
      <w:pPr>
        <w:pStyle w:val="30"/>
        <w:spacing w:before="120" w:after="120"/>
        <w:ind w:left="420"/>
      </w:pPr>
      <w:r>
        <w:rPr>
          <w:rFonts w:hint="eastAsia"/>
        </w:rPr>
        <w:t>4.3.1</w:t>
      </w:r>
      <w:r>
        <w:t xml:space="preserve"> </w:t>
      </w:r>
      <w:r>
        <w:t>超声波模块</w:t>
      </w:r>
      <w:r w:rsidR="00650ED3">
        <w:t>发射端硬件电路设计</w:t>
      </w:r>
    </w:p>
    <w:p w:rsidR="00650ED3" w:rsidRDefault="0085721A" w:rsidP="00650ED3">
      <w:pPr>
        <w:pStyle w:val="af1"/>
        <w:spacing w:before="120" w:after="120"/>
      </w:pPr>
      <w:r>
        <w:rPr>
          <w:noProof/>
        </w:rPr>
        <w:drawing>
          <wp:anchor distT="0" distB="0" distL="114300" distR="114300" simplePos="0" relativeHeight="251664384" behindDoc="1" locked="0" layoutInCell="1" allowOverlap="1" wp14:anchorId="4F75AC76" wp14:editId="7066065A">
            <wp:simplePos x="0" y="0"/>
            <wp:positionH relativeFrom="margin">
              <wp:posOffset>261620</wp:posOffset>
            </wp:positionH>
            <wp:positionV relativeFrom="paragraph">
              <wp:posOffset>1504011</wp:posOffset>
            </wp:positionV>
            <wp:extent cx="5057143" cy="2857143"/>
            <wp:effectExtent l="0" t="0" r="0" b="635"/>
            <wp:wrapTight wrapText="bothSides">
              <wp:wrapPolygon edited="0">
                <wp:start x="0" y="0"/>
                <wp:lineTo x="0" y="21461"/>
                <wp:lineTo x="21481" y="21461"/>
                <wp:lineTo x="2148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57143" cy="2857143"/>
                    </a:xfrm>
                    <a:prstGeom prst="rect">
                      <a:avLst/>
                    </a:prstGeom>
                  </pic:spPr>
                </pic:pic>
              </a:graphicData>
            </a:graphic>
          </wp:anchor>
        </w:drawing>
      </w:r>
      <w:r w:rsidR="00513FD1">
        <w:rPr>
          <w:rFonts w:hint="eastAsia"/>
        </w:rPr>
        <w:t>超声波模块发射端的主要作用就是将频率为</w:t>
      </w:r>
      <w:r w:rsidR="00513FD1">
        <w:rPr>
          <w:rFonts w:hint="eastAsia"/>
        </w:rPr>
        <w:t>180</w:t>
      </w:r>
      <w:r w:rsidR="00513FD1">
        <w:t>kHz</w:t>
      </w:r>
      <w:r w:rsidR="00513FD1">
        <w:t>的矩形脉冲波通过换能器转换为超声波发出。由于超声波模块没有外部供电，矩形脉冲波所需要提供的功率应尽可能大。通过信号发生器试验可得，当矩形脉冲的峰峰值高于</w:t>
      </w:r>
      <w:r w:rsidR="00513FD1">
        <w:t>8V</w:t>
      </w:r>
      <w:r w:rsidR="00513FD1">
        <w:t>时超声波模块的</w:t>
      </w:r>
      <w:proofErr w:type="gramStart"/>
      <w:r w:rsidR="00513FD1">
        <w:t>接收端可得到</w:t>
      </w:r>
      <w:proofErr w:type="gramEnd"/>
      <w:r w:rsidR="00513FD1">
        <w:t>比较好的波形。故硬件电路的主要作用为将微控制器输出的频率</w:t>
      </w:r>
      <w:r w:rsidR="00513FD1">
        <w:rPr>
          <w:rFonts w:hint="eastAsia"/>
        </w:rPr>
        <w:t>1</w:t>
      </w:r>
      <w:r w:rsidR="00513FD1">
        <w:t>80kHz</w:t>
      </w:r>
      <w:r w:rsidR="00513FD1">
        <w:t>，峰峰值为</w:t>
      </w:r>
      <w:r w:rsidR="00513FD1">
        <w:rPr>
          <w:rFonts w:hint="eastAsia"/>
        </w:rPr>
        <w:t>3</w:t>
      </w:r>
      <w:r w:rsidR="00513FD1">
        <w:t>.3V</w:t>
      </w:r>
      <w:r w:rsidR="00513FD1">
        <w:t>的脉冲信号转换为频率为</w:t>
      </w:r>
      <w:r w:rsidR="00513FD1">
        <w:t>180kHz</w:t>
      </w:r>
      <w:r w:rsidR="00513FD1">
        <w:t>，峰峰值为</w:t>
      </w:r>
      <w:r w:rsidR="00513FD1">
        <w:rPr>
          <w:rFonts w:hint="eastAsia"/>
        </w:rPr>
        <w:t>8V</w:t>
      </w:r>
      <w:r w:rsidR="00513FD1">
        <w:rPr>
          <w:rFonts w:hint="eastAsia"/>
        </w:rPr>
        <w:t>的脉冲信号。具体的实现主要利用了三极管处于截止区与饱和区的特性。</w:t>
      </w:r>
      <w:r>
        <w:rPr>
          <w:rFonts w:hint="eastAsia"/>
        </w:rPr>
        <w:t>具体原理图如下：</w:t>
      </w:r>
    </w:p>
    <w:p w:rsidR="0085721A" w:rsidRDefault="0085721A" w:rsidP="0085721A">
      <w:pPr>
        <w:pStyle w:val="af4"/>
      </w:pPr>
      <w:r>
        <w:rPr>
          <w:rFonts w:hint="eastAsia"/>
        </w:rPr>
        <w:t>图</w:t>
      </w:r>
      <w:r>
        <w:rPr>
          <w:rFonts w:hint="eastAsia"/>
        </w:rPr>
        <w:t>4.3</w:t>
      </w:r>
      <w:r>
        <w:t xml:space="preserve"> </w:t>
      </w:r>
      <w:r w:rsidR="005650F0">
        <w:t>超声波模块发射端硬件电路设计</w:t>
      </w:r>
    </w:p>
    <w:p w:rsidR="005650F0" w:rsidRDefault="005650F0" w:rsidP="005650F0">
      <w:pPr>
        <w:pStyle w:val="af1"/>
        <w:spacing w:before="120" w:after="120"/>
      </w:pPr>
      <w:r>
        <w:rPr>
          <w:rFonts w:hint="eastAsia"/>
        </w:rPr>
        <w:lastRenderedPageBreak/>
        <w:t>矩形脉冲信号从三极管</w:t>
      </w:r>
      <w:r w:rsidR="00DD73CB">
        <w:rPr>
          <w:rFonts w:hint="eastAsia"/>
        </w:rPr>
        <w:t>的</w:t>
      </w:r>
      <w:r>
        <w:rPr>
          <w:rFonts w:hint="eastAsia"/>
        </w:rPr>
        <w:t>基极输入，</w:t>
      </w:r>
      <w:r w:rsidR="00DD73CB">
        <w:rPr>
          <w:rFonts w:hint="eastAsia"/>
        </w:rPr>
        <w:t>从三极管的集电极输出，</w:t>
      </w:r>
      <w:r>
        <w:rPr>
          <w:rFonts w:hint="eastAsia"/>
        </w:rPr>
        <w:t>若</w:t>
      </w:r>
      <w:r w:rsidR="00DD73CB">
        <w:rPr>
          <w:rFonts w:hint="eastAsia"/>
        </w:rPr>
        <w:t>输入</w:t>
      </w:r>
      <w:r>
        <w:rPr>
          <w:rFonts w:hint="eastAsia"/>
        </w:rPr>
        <w:t>信号的逻辑电压</w:t>
      </w:r>
      <w:r w:rsidR="00DD73CB">
        <w:rPr>
          <w:rFonts w:hint="eastAsia"/>
        </w:rPr>
        <w:t>为</w:t>
      </w:r>
      <w:r>
        <w:rPr>
          <w:rFonts w:hint="eastAsia"/>
        </w:rPr>
        <w:t>低电平</w:t>
      </w:r>
      <w:r w:rsidR="00797351">
        <w:rPr>
          <w:rFonts w:hint="eastAsia"/>
        </w:rPr>
        <w:t>，</w:t>
      </w:r>
      <w:r w:rsidR="00DD73CB">
        <w:rPr>
          <w:rFonts w:hint="eastAsia"/>
        </w:rPr>
        <w:t>此时三极管处于截止区，集电极输出的逻辑电压为高电平；若输入信号的逻辑电压为高电平，此时三极管处于饱和区，集电极输出的逻辑电压为低电平。为了让输入与输出的电压同相，可使用两级三极管进行开关电路的设计。</w:t>
      </w:r>
    </w:p>
    <w:p w:rsidR="00DD73CB" w:rsidRDefault="00DD73CB" w:rsidP="005650F0">
      <w:pPr>
        <w:pStyle w:val="af1"/>
        <w:spacing w:before="120" w:after="120"/>
      </w:pPr>
    </w:p>
    <w:p w:rsidR="00DD73CB" w:rsidRDefault="00DD73CB" w:rsidP="00DD73CB">
      <w:pPr>
        <w:pStyle w:val="30"/>
        <w:spacing w:before="120" w:after="120"/>
        <w:ind w:left="420"/>
      </w:pPr>
      <w:r>
        <w:t xml:space="preserve">4.3.2 </w:t>
      </w:r>
      <w:r>
        <w:t>超声波模块接收端硬件电路设计</w:t>
      </w:r>
    </w:p>
    <w:p w:rsidR="00DD73CB" w:rsidRDefault="00681B4D" w:rsidP="00EF742E">
      <w:pPr>
        <w:pStyle w:val="af1"/>
        <w:spacing w:before="120" w:after="120"/>
      </w:pPr>
      <w:r>
        <w:t>当间隔一定的时间往超声波模块的输入</w:t>
      </w:r>
      <w:proofErr w:type="gramStart"/>
      <w:r>
        <w:t>端发出</w:t>
      </w:r>
      <w:proofErr w:type="gramEnd"/>
      <w:r>
        <w:t>一组频率为</w:t>
      </w:r>
      <w:r>
        <w:t>180kHz</w:t>
      </w:r>
      <w:r>
        <w:t>的脉冲后，超声波的</w:t>
      </w:r>
      <w:proofErr w:type="gramStart"/>
      <w:r>
        <w:t>输出端就会</w:t>
      </w:r>
      <w:proofErr w:type="gramEnd"/>
      <w:r>
        <w:t>产生如下所示的正弦包络。其中</w:t>
      </w:r>
      <w:r>
        <w:rPr>
          <w:rFonts w:hint="eastAsia"/>
        </w:rPr>
        <w:t>，</w:t>
      </w:r>
      <w:r>
        <w:t>包络内部的高频信号频率也为</w:t>
      </w:r>
      <w:r>
        <w:t>180kHz</w:t>
      </w:r>
      <w:r>
        <w:t>。高频信号的起始位置就是超声波从信号输入端到达输出端的时间。</w:t>
      </w:r>
    </w:p>
    <w:p w:rsidR="00681B4D" w:rsidRDefault="00681B4D" w:rsidP="00EF742E">
      <w:pPr>
        <w:pStyle w:val="af1"/>
        <w:spacing w:before="120" w:after="120"/>
      </w:pPr>
      <w:r w:rsidRPr="00EF742E">
        <w:rPr>
          <w:noProof/>
        </w:rPr>
        <w:drawing>
          <wp:anchor distT="0" distB="0" distL="114300" distR="114300" simplePos="0" relativeHeight="251666432" behindDoc="1" locked="0" layoutInCell="1" allowOverlap="1" wp14:anchorId="05D0F5B8" wp14:editId="3C6F4CB7">
            <wp:simplePos x="0" y="0"/>
            <wp:positionH relativeFrom="margin">
              <wp:align>center</wp:align>
            </wp:positionH>
            <wp:positionV relativeFrom="paragraph">
              <wp:posOffset>10160</wp:posOffset>
            </wp:positionV>
            <wp:extent cx="3600000" cy="1458543"/>
            <wp:effectExtent l="0" t="0" r="635" b="8890"/>
            <wp:wrapTight wrapText="bothSides">
              <wp:wrapPolygon edited="0">
                <wp:start x="0" y="0"/>
                <wp:lineTo x="0" y="21449"/>
                <wp:lineTo x="21490" y="21449"/>
                <wp:lineTo x="21490" y="0"/>
                <wp:lineTo x="0" y="0"/>
              </wp:wrapPolygon>
            </wp:wrapTight>
            <wp:docPr id="9" name="图片 9" descr="D:\university\毕业设计\周斯航\毕业论文\超声波输出信号_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超声波输出信号_处理.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00000" cy="14585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681B4D">
      <w:pPr>
        <w:pStyle w:val="af4"/>
      </w:pPr>
      <w:r>
        <w:t>图</w:t>
      </w:r>
      <w:r>
        <w:t xml:space="preserve">4.4 </w:t>
      </w:r>
      <w:r>
        <w:t>超声波模块输出信号</w:t>
      </w:r>
    </w:p>
    <w:p w:rsidR="00681B4D" w:rsidRDefault="00681B4D" w:rsidP="00681B4D">
      <w:pPr>
        <w:pStyle w:val="af1"/>
        <w:spacing w:before="120" w:after="120"/>
      </w:pPr>
      <w:r>
        <w:t>因此超声波模块接收端硬件电路需要完成的任务为捕捉到输出信号的起始位置。</w:t>
      </w:r>
      <w:r w:rsidR="00FE4582">
        <w:t>由于输出信号的幅值较小，故</w:t>
      </w:r>
      <w:r>
        <w:t>首先需要将信号进行放大</w:t>
      </w:r>
      <w:r w:rsidR="00FE4582">
        <w:t>。</w:t>
      </w:r>
      <w:r>
        <w:t>由于输出信号具有频率高</w:t>
      </w:r>
      <w:r w:rsidR="00FE4582">
        <w:t>（</w:t>
      </w:r>
      <w:r w:rsidR="00FE4582">
        <w:t>180kHz</w:t>
      </w:r>
      <w:r w:rsidR="00FE4582">
        <w:t>）</w:t>
      </w:r>
      <w:r>
        <w:t>，</w:t>
      </w:r>
      <w:r w:rsidR="00FE4582">
        <w:t>功率低（接收</w:t>
      </w:r>
      <w:proofErr w:type="gramStart"/>
      <w:r w:rsidR="00FE4582">
        <w:t>端仍然</w:t>
      </w:r>
      <w:proofErr w:type="gramEnd"/>
      <w:r w:rsidR="00FE4582">
        <w:t>没有外部供电，依靠捕获超声波的能量输出信号）的特性，在这里我们选用精密运算放大器</w:t>
      </w:r>
      <w:r w:rsidR="00FE4582">
        <w:rPr>
          <w:rFonts w:hint="eastAsia"/>
        </w:rPr>
        <w:t>AD8032</w:t>
      </w:r>
      <w:r w:rsidR="00D67850">
        <w:rPr>
          <w:rFonts w:hint="eastAsia"/>
        </w:rPr>
        <w:t>。</w:t>
      </w:r>
      <w:r w:rsidR="00944E33">
        <w:rPr>
          <w:rFonts w:hint="eastAsia"/>
        </w:rPr>
        <w:t>这是一款精密运</w:t>
      </w:r>
      <w:proofErr w:type="gramStart"/>
      <w:r w:rsidR="00944E33">
        <w:rPr>
          <w:rFonts w:hint="eastAsia"/>
        </w:rPr>
        <w:t>放同时</w:t>
      </w:r>
      <w:proofErr w:type="gramEnd"/>
      <w:r w:rsidR="00944E33">
        <w:rPr>
          <w:rFonts w:hint="eastAsia"/>
        </w:rPr>
        <w:t>具有</w:t>
      </w:r>
      <w:r w:rsidR="00944E33">
        <w:rPr>
          <w:rFonts w:hint="eastAsia"/>
        </w:rPr>
        <w:t>8</w:t>
      </w:r>
      <w:r w:rsidR="00944E33">
        <w:t>0MHz</w:t>
      </w:r>
      <w:r w:rsidR="00944E33">
        <w:t>的单位增益带宽</w:t>
      </w:r>
      <w:r w:rsidR="00944E33">
        <w:rPr>
          <w:vertAlign w:val="superscript"/>
        </w:rPr>
        <w:t>[9]</w:t>
      </w:r>
      <w:r w:rsidR="00944E33">
        <w:t>，应用</w:t>
      </w:r>
      <w:r w:rsidR="00944E33" w:rsidRPr="00173377">
        <w:rPr>
          <w:color w:val="FF0000"/>
          <w:rPrChange w:id="22" w:author="pan" w:date="2015-05-22T11:04:00Z">
            <w:rPr/>
          </w:rPrChange>
        </w:rPr>
        <w:t>在改</w:t>
      </w:r>
      <w:r w:rsidR="00944E33">
        <w:t>电路是合适的。</w:t>
      </w:r>
      <w:r w:rsidR="00D67850">
        <w:rPr>
          <w:rFonts w:hint="eastAsia"/>
        </w:rPr>
        <w:t>将信号放大后可利用运放在理论上开环增益无穷大的特性制作</w:t>
      </w:r>
      <w:proofErr w:type="gramStart"/>
      <w:r w:rsidR="00D67850">
        <w:rPr>
          <w:rFonts w:hint="eastAsia"/>
        </w:rPr>
        <w:t>电压过零比较器</w:t>
      </w:r>
      <w:proofErr w:type="gramEnd"/>
      <w:r w:rsidR="00D67850">
        <w:rPr>
          <w:rFonts w:hint="eastAsia"/>
        </w:rPr>
        <w:t>。在实际测试中发现若单独使用电压比较器的话前几个小信号的输出不能到达饱和，因此在比较器的输出端再接一个电压比较器，即可达到微控制器捕获输入所需的电平需求，具体原理图如下：</w:t>
      </w:r>
    </w:p>
    <w:p w:rsidR="00D67850" w:rsidRDefault="00944E33" w:rsidP="00681B4D">
      <w:pPr>
        <w:pStyle w:val="af1"/>
        <w:spacing w:before="120" w:after="120"/>
      </w:pPr>
      <w:r>
        <w:rPr>
          <w:noProof/>
        </w:rPr>
        <w:drawing>
          <wp:anchor distT="0" distB="0" distL="114300" distR="114300" simplePos="0" relativeHeight="251667456" behindDoc="1" locked="0" layoutInCell="1" allowOverlap="1" wp14:anchorId="37E8FFA8" wp14:editId="00A49651">
            <wp:simplePos x="0" y="0"/>
            <wp:positionH relativeFrom="margin">
              <wp:align>center</wp:align>
            </wp:positionH>
            <wp:positionV relativeFrom="paragraph">
              <wp:posOffset>9948</wp:posOffset>
            </wp:positionV>
            <wp:extent cx="4704762" cy="1504762"/>
            <wp:effectExtent l="0" t="0" r="635" b="635"/>
            <wp:wrapTight wrapText="bothSides">
              <wp:wrapPolygon edited="0">
                <wp:start x="0" y="0"/>
                <wp:lineTo x="0" y="21336"/>
                <wp:lineTo x="21515" y="21336"/>
                <wp:lineTo x="21515"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704762" cy="1504762"/>
                    </a:xfrm>
                    <a:prstGeom prst="rect">
                      <a:avLst/>
                    </a:prstGeom>
                  </pic:spPr>
                </pic:pic>
              </a:graphicData>
            </a:graphic>
          </wp:anchor>
        </w:drawing>
      </w:r>
    </w:p>
    <w:p w:rsidR="00D67850" w:rsidRPr="00D042EF"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D67850">
      <w:pPr>
        <w:pStyle w:val="af4"/>
      </w:pPr>
      <w:r>
        <w:rPr>
          <w:rFonts w:hint="eastAsia"/>
        </w:rPr>
        <w:t>图</w:t>
      </w:r>
      <w:r>
        <w:rPr>
          <w:rFonts w:hint="eastAsia"/>
        </w:rPr>
        <w:t>4.5</w:t>
      </w:r>
      <w:r>
        <w:t xml:space="preserve"> </w:t>
      </w:r>
      <w:r>
        <w:t>超声波输出模块硬件电路图</w:t>
      </w:r>
    </w:p>
    <w:p w:rsidR="00D67850" w:rsidRDefault="00D67850" w:rsidP="00D67850">
      <w:pPr>
        <w:pStyle w:val="af1"/>
        <w:spacing w:before="120" w:after="120"/>
      </w:pPr>
      <w:r>
        <w:t>经过该电路</w:t>
      </w:r>
      <w:r w:rsidR="00E2012A">
        <w:t>的输出波形如下：</w:t>
      </w:r>
    </w:p>
    <w:p w:rsidR="00E2012A" w:rsidRDefault="00E2012A" w:rsidP="00D67850">
      <w:pPr>
        <w:pStyle w:val="af1"/>
        <w:spacing w:before="120" w:after="120"/>
      </w:pPr>
      <w:r w:rsidRPr="00E2012A">
        <w:rPr>
          <w:noProof/>
        </w:rPr>
        <w:drawing>
          <wp:anchor distT="0" distB="0" distL="114300" distR="114300" simplePos="0" relativeHeight="251668480" behindDoc="1" locked="0" layoutInCell="1" allowOverlap="1" wp14:anchorId="5F4E6A25" wp14:editId="5E4B09D2">
            <wp:simplePos x="0" y="0"/>
            <wp:positionH relativeFrom="margin">
              <wp:align>center</wp:align>
            </wp:positionH>
            <wp:positionV relativeFrom="paragraph">
              <wp:posOffset>6156</wp:posOffset>
            </wp:positionV>
            <wp:extent cx="3426460" cy="1439545"/>
            <wp:effectExtent l="0" t="0" r="2540" b="8255"/>
            <wp:wrapTight wrapText="bothSides">
              <wp:wrapPolygon edited="0">
                <wp:start x="0" y="0"/>
                <wp:lineTo x="0" y="21438"/>
                <wp:lineTo x="21496" y="21438"/>
                <wp:lineTo x="21496" y="0"/>
                <wp:lineTo x="0" y="0"/>
              </wp:wrapPolygon>
            </wp:wrapTight>
            <wp:docPr id="4" name="图片 4" descr="D:\university\毕业设计\周斯航\毕业论文\输出信号经过处理的对比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输出信号经过处理的对比图.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4264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441EE6" w:rsidRPr="00DB1E85" w:rsidRDefault="00E2012A" w:rsidP="00DB1E85">
      <w:pPr>
        <w:pStyle w:val="af4"/>
      </w:pPr>
      <w:r>
        <w:rPr>
          <w:rFonts w:hint="eastAsia"/>
        </w:rPr>
        <w:t>图</w:t>
      </w:r>
      <w:r>
        <w:rPr>
          <w:rFonts w:hint="eastAsia"/>
        </w:rPr>
        <w:t>4.6</w:t>
      </w:r>
      <w:r>
        <w:t xml:space="preserve"> </w:t>
      </w:r>
      <w:r>
        <w:t>超声波模块输出信号</w:t>
      </w:r>
      <w:r>
        <w:t>(</w:t>
      </w:r>
      <w:r>
        <w:t>黄</w:t>
      </w:r>
      <w:r>
        <w:rPr>
          <w:rFonts w:hint="eastAsia"/>
        </w:rPr>
        <w:t>)</w:t>
      </w:r>
      <w:r>
        <w:rPr>
          <w:rFonts w:hint="eastAsia"/>
        </w:rPr>
        <w:t>与经过处理后的</w:t>
      </w:r>
      <w:r w:rsidR="00D042EF">
        <w:rPr>
          <w:rFonts w:hint="eastAsia"/>
        </w:rPr>
        <w:t>输入微控制器的</w:t>
      </w:r>
      <w:r>
        <w:rPr>
          <w:rFonts w:hint="eastAsia"/>
        </w:rPr>
        <w:t>T</w:t>
      </w:r>
      <w:r>
        <w:t>TL</w:t>
      </w:r>
      <w:r>
        <w:t>信号</w:t>
      </w:r>
      <w:r>
        <w:t>(</w:t>
      </w:r>
      <w:r>
        <w:t>蓝</w:t>
      </w:r>
      <w:r>
        <w:t>)</w:t>
      </w:r>
    </w:p>
    <w:p w:rsidR="00441EE6" w:rsidRDefault="00441EE6" w:rsidP="00441EE6">
      <w:pPr>
        <w:pStyle w:val="21"/>
        <w:spacing w:before="120" w:after="120"/>
      </w:pPr>
      <w:r w:rsidRPr="00441EE6">
        <w:t xml:space="preserve">4.4 </w:t>
      </w:r>
      <w:r>
        <w:t>印刷电路板</w:t>
      </w:r>
      <w:r>
        <w:rPr>
          <w:rFonts w:hint="eastAsia"/>
        </w:rPr>
        <w:t>(PCB)</w:t>
      </w:r>
      <w:r>
        <w:t>的设计与开发</w:t>
      </w:r>
    </w:p>
    <w:p w:rsidR="00441EE6" w:rsidRDefault="002829D8" w:rsidP="00441EE6">
      <w:pPr>
        <w:pStyle w:val="af1"/>
        <w:spacing w:before="120" w:after="120"/>
      </w:pPr>
      <w:r>
        <w:t>根据</w:t>
      </w:r>
      <w:r>
        <w:rPr>
          <w:rFonts w:hint="eastAsia"/>
        </w:rPr>
        <w:t xml:space="preserve"> </w:t>
      </w:r>
      <w:proofErr w:type="spellStart"/>
      <w:r>
        <w:rPr>
          <w:rFonts w:hint="eastAsia"/>
        </w:rPr>
        <w:t>Altium</w:t>
      </w:r>
      <w:proofErr w:type="spellEnd"/>
      <w:r>
        <w:rPr>
          <w:rFonts w:hint="eastAsia"/>
        </w:rPr>
        <w:t xml:space="preserve"> Designer </w:t>
      </w:r>
      <w:r>
        <w:rPr>
          <w:rFonts w:hint="eastAsia"/>
        </w:rPr>
        <w:t>软件自动生成的</w:t>
      </w:r>
      <w:r>
        <w:rPr>
          <w:rFonts w:hint="eastAsia"/>
        </w:rPr>
        <w:t>BOM(</w:t>
      </w:r>
      <w:r>
        <w:t>Bill of Material</w:t>
      </w:r>
      <w:r>
        <w:rPr>
          <w:rFonts w:hint="eastAsia"/>
        </w:rPr>
        <w:t>)</w:t>
      </w:r>
      <w:r>
        <w:rPr>
          <w:rFonts w:hint="eastAsia"/>
        </w:rPr>
        <w:t>表可得，用于本项目的硬件电路总计有</w:t>
      </w:r>
      <w:r>
        <w:rPr>
          <w:rFonts w:hint="eastAsia"/>
        </w:rPr>
        <w:t>50</w:t>
      </w:r>
      <w:r>
        <w:rPr>
          <w:rFonts w:hint="eastAsia"/>
        </w:rPr>
        <w:t>个电子元件。因此，使用双面板进行电子元件的摆放与布线。印刷电路板主要依照抗干扰设计原则进行设计，同时需要兼顾热设计原则，抗</w:t>
      </w:r>
      <w:proofErr w:type="gramStart"/>
      <w:r>
        <w:rPr>
          <w:rFonts w:hint="eastAsia"/>
        </w:rPr>
        <w:t>振设计</w:t>
      </w:r>
      <w:proofErr w:type="gramEnd"/>
      <w:r>
        <w:rPr>
          <w:rFonts w:hint="eastAsia"/>
        </w:rPr>
        <w:t>原则和可测试性原则。抗干扰性原则主要包括以下原则：</w:t>
      </w:r>
    </w:p>
    <w:p w:rsidR="002829D8" w:rsidRDefault="002829D8" w:rsidP="009739E7">
      <w:pPr>
        <w:pStyle w:val="af1"/>
        <w:numPr>
          <w:ilvl w:val="0"/>
          <w:numId w:val="9"/>
        </w:numPr>
        <w:spacing w:before="120" w:after="120"/>
      </w:pPr>
      <w:r>
        <w:rPr>
          <w:rFonts w:hint="eastAsia"/>
        </w:rPr>
        <w:t>电源线的设计：选择合适的电源，尽量加宽电源线（增大负载电流），保证电源线，地线走向与数据传输方向一致，使用抗干扰元器件（如磁珠，电源滤波器等）</w:t>
      </w:r>
      <w:r w:rsidR="009739E7">
        <w:rPr>
          <w:rFonts w:hint="eastAsia"/>
        </w:rPr>
        <w:t>，电源入口添加去</w:t>
      </w:r>
      <w:proofErr w:type="gramStart"/>
      <w:r w:rsidR="009739E7">
        <w:rPr>
          <w:rFonts w:hint="eastAsia"/>
        </w:rPr>
        <w:t>耦</w:t>
      </w:r>
      <w:proofErr w:type="gramEnd"/>
      <w:r w:rsidR="009739E7">
        <w:rPr>
          <w:rFonts w:hint="eastAsia"/>
        </w:rPr>
        <w:t>电容；</w:t>
      </w:r>
    </w:p>
    <w:p w:rsidR="009739E7" w:rsidRDefault="009739E7" w:rsidP="009739E7">
      <w:pPr>
        <w:pStyle w:val="af1"/>
        <w:numPr>
          <w:ilvl w:val="0"/>
          <w:numId w:val="9"/>
        </w:numPr>
        <w:spacing w:before="120" w:after="120"/>
      </w:pPr>
      <w:r>
        <w:t>电线的设计：模拟地与数字地分开，尽量采用单点接地，尽量加宽地线，将敏感电路连接到稳定的接地参考源，对</w:t>
      </w:r>
      <w:r>
        <w:rPr>
          <w:rFonts w:hint="eastAsia"/>
        </w:rPr>
        <w:t>PCB</w:t>
      </w:r>
      <w:r>
        <w:rPr>
          <w:rFonts w:hint="eastAsia"/>
        </w:rPr>
        <w:t>板进行分区设计，把高带宽的噪声电路与低频电路分开，尽量减少接地环路的面积；</w:t>
      </w:r>
    </w:p>
    <w:p w:rsidR="009739E7" w:rsidRDefault="00944E33" w:rsidP="009739E7">
      <w:pPr>
        <w:pStyle w:val="af1"/>
        <w:numPr>
          <w:ilvl w:val="0"/>
          <w:numId w:val="9"/>
        </w:numPr>
        <w:spacing w:before="120" w:after="120"/>
      </w:pPr>
      <w:r>
        <w:rPr>
          <w:rFonts w:hint="eastAsia"/>
        </w:rPr>
        <w:t>元器件的配置：不要有过长的平行信号线，保证</w:t>
      </w:r>
      <w:r>
        <w:rPr>
          <w:rFonts w:hint="eastAsia"/>
        </w:rPr>
        <w:t>PCB</w:t>
      </w:r>
      <w:r>
        <w:rPr>
          <w:rFonts w:hint="eastAsia"/>
        </w:rPr>
        <w:t>的时钟发生器、晶振和</w:t>
      </w:r>
      <w:r>
        <w:rPr>
          <w:rFonts w:hint="eastAsia"/>
        </w:rPr>
        <w:t>CPU</w:t>
      </w:r>
      <w:r>
        <w:rPr>
          <w:rFonts w:hint="eastAsia"/>
        </w:rPr>
        <w:t>的时钟输入端尽量靠近，同时远离其他低频器件，元器件应围绕核心器件进行配置，尽量减少引线长度，对</w:t>
      </w:r>
      <w:r>
        <w:rPr>
          <w:rFonts w:hint="eastAsia"/>
        </w:rPr>
        <w:t>PCB</w:t>
      </w:r>
      <w:r>
        <w:rPr>
          <w:rFonts w:hint="eastAsia"/>
        </w:rPr>
        <w:t>板进行分区布局，考虑</w:t>
      </w:r>
      <w:r>
        <w:rPr>
          <w:rFonts w:hint="eastAsia"/>
        </w:rPr>
        <w:t>P</w:t>
      </w:r>
      <w:r>
        <w:t>CB</w:t>
      </w:r>
      <w:r w:rsidR="00DB1E85">
        <w:t>板在机箱中的位置和方向，缩短高频元器件之间的引线；</w:t>
      </w:r>
    </w:p>
    <w:p w:rsidR="00487F41" w:rsidRDefault="00487F41" w:rsidP="00487F41">
      <w:pPr>
        <w:pStyle w:val="af1"/>
        <w:numPr>
          <w:ilvl w:val="0"/>
          <w:numId w:val="9"/>
        </w:numPr>
        <w:spacing w:before="120" w:after="120"/>
      </w:pPr>
      <w:r>
        <w:t>去</w:t>
      </w:r>
      <w:proofErr w:type="gramStart"/>
      <w:r>
        <w:t>耦</w:t>
      </w:r>
      <w:proofErr w:type="gramEnd"/>
      <w:r>
        <w:t>电容的配置：每</w:t>
      </w:r>
      <w:r>
        <w:t>10</w:t>
      </w:r>
      <w:r>
        <w:t>个集成电路要加一片充放电电容，引线式</w:t>
      </w:r>
      <w:r w:rsidRPr="00487F41">
        <w:rPr>
          <w:rFonts w:hint="eastAsia"/>
        </w:rPr>
        <w:t>电容用于低频，贴片式电容用于高频</w:t>
      </w:r>
      <w:r>
        <w:rPr>
          <w:rFonts w:hint="eastAsia"/>
        </w:rPr>
        <w:t>，每个集成芯片要布置一个</w:t>
      </w:r>
      <w:r>
        <w:rPr>
          <w:rFonts w:hint="eastAsia"/>
        </w:rPr>
        <w:t>0.1uF</w:t>
      </w:r>
      <w:r>
        <w:rPr>
          <w:rFonts w:hint="eastAsia"/>
        </w:rPr>
        <w:t>的电容，对抗噪声能力弱、关断时电源变化大的器件要加高频去</w:t>
      </w:r>
      <w:proofErr w:type="gramStart"/>
      <w:r>
        <w:rPr>
          <w:rFonts w:hint="eastAsia"/>
        </w:rPr>
        <w:t>耦</w:t>
      </w:r>
      <w:proofErr w:type="gramEnd"/>
      <w:r>
        <w:rPr>
          <w:rFonts w:hint="eastAsia"/>
        </w:rPr>
        <w:t>电容</w:t>
      </w:r>
      <w:r>
        <w:t>，</w:t>
      </w:r>
      <w:r>
        <w:rPr>
          <w:rFonts w:hint="eastAsia"/>
        </w:rPr>
        <w:t>电容之间不要公用过孔</w:t>
      </w:r>
      <w:r>
        <w:t>，</w:t>
      </w:r>
      <w:r>
        <w:rPr>
          <w:rFonts w:hint="eastAsia"/>
        </w:rPr>
        <w:t>去</w:t>
      </w:r>
      <w:proofErr w:type="gramStart"/>
      <w:r>
        <w:rPr>
          <w:rFonts w:hint="eastAsia"/>
        </w:rPr>
        <w:t>耦</w:t>
      </w:r>
      <w:proofErr w:type="gramEnd"/>
      <w:r>
        <w:rPr>
          <w:rFonts w:hint="eastAsia"/>
        </w:rPr>
        <w:t>电容引线不能太长；</w:t>
      </w:r>
    </w:p>
    <w:p w:rsidR="00487F41" w:rsidRDefault="00487F41" w:rsidP="00487F41">
      <w:pPr>
        <w:pStyle w:val="af1"/>
        <w:numPr>
          <w:ilvl w:val="0"/>
          <w:numId w:val="9"/>
        </w:numPr>
        <w:spacing w:before="120" w:after="120"/>
      </w:pPr>
      <w:r>
        <w:rPr>
          <w:rFonts w:hint="eastAsia"/>
          <w:color w:val="000000"/>
        </w:rPr>
        <w:t>降低噪声和电磁干扰的原则：</w:t>
      </w:r>
      <w:r w:rsidRPr="00487F41">
        <w:rPr>
          <w:rFonts w:hint="eastAsia"/>
          <w:color w:val="000000"/>
        </w:rPr>
        <w:t>尽量采用</w:t>
      </w:r>
      <w:r w:rsidRPr="00487F41">
        <w:rPr>
          <w:rFonts w:hint="eastAsia"/>
          <w:color w:val="000000"/>
        </w:rPr>
        <w:t>45</w:t>
      </w:r>
      <w:r w:rsidRPr="00487F41">
        <w:rPr>
          <w:rFonts w:hint="eastAsia"/>
          <w:color w:val="000000"/>
        </w:rPr>
        <w:t>°折线而不是</w:t>
      </w:r>
      <w:r w:rsidRPr="00487F41">
        <w:rPr>
          <w:rFonts w:hint="eastAsia"/>
          <w:color w:val="000000"/>
        </w:rPr>
        <w:t>90</w:t>
      </w:r>
      <w:r w:rsidRPr="00487F41">
        <w:rPr>
          <w:rFonts w:hint="eastAsia"/>
          <w:color w:val="000000"/>
        </w:rPr>
        <w:t>°折线</w:t>
      </w:r>
      <w:r>
        <w:rPr>
          <w:rFonts w:hint="eastAsia"/>
          <w:color w:val="000000"/>
        </w:rPr>
        <w:t>，</w:t>
      </w:r>
      <w:r w:rsidRPr="00487F41">
        <w:rPr>
          <w:rFonts w:hint="eastAsia"/>
          <w:color w:val="000000"/>
        </w:rPr>
        <w:t>用串联电阻的方法来降低电路信号边沿的跳变速率</w:t>
      </w:r>
      <w:r>
        <w:rPr>
          <w:rFonts w:hint="eastAsia"/>
          <w:color w:val="000000"/>
        </w:rPr>
        <w:t>，</w:t>
      </w:r>
      <w:r w:rsidRPr="00487F41">
        <w:rPr>
          <w:rFonts w:hint="eastAsia"/>
          <w:color w:val="000000"/>
        </w:rPr>
        <w:t>石英晶振的外壳要接地</w:t>
      </w:r>
      <w:r>
        <w:rPr>
          <w:rFonts w:hint="eastAsia"/>
          <w:color w:val="000000"/>
        </w:rPr>
        <w:t>，</w:t>
      </w:r>
      <w:r w:rsidRPr="00487F41">
        <w:rPr>
          <w:rFonts w:hint="eastAsia"/>
          <w:color w:val="000000"/>
        </w:rPr>
        <w:t>闲置不用的门电路不要悬空</w:t>
      </w:r>
      <w:r>
        <w:rPr>
          <w:rFonts w:hint="eastAsia"/>
          <w:color w:val="000000"/>
        </w:rPr>
        <w:t>，</w:t>
      </w:r>
      <w:r w:rsidRPr="00487F41">
        <w:rPr>
          <w:rFonts w:hint="eastAsia"/>
          <w:color w:val="000000"/>
        </w:rPr>
        <w:t>时钟垂直于</w:t>
      </w:r>
      <w:r w:rsidRPr="00487F41">
        <w:rPr>
          <w:rFonts w:hint="eastAsia"/>
          <w:color w:val="000000"/>
        </w:rPr>
        <w:t>IO</w:t>
      </w:r>
      <w:r w:rsidRPr="00487F41">
        <w:rPr>
          <w:rFonts w:hint="eastAsia"/>
          <w:color w:val="000000"/>
        </w:rPr>
        <w:t>线时干扰小</w:t>
      </w:r>
      <w:r>
        <w:rPr>
          <w:rFonts w:hint="eastAsia"/>
          <w:color w:val="000000"/>
        </w:rPr>
        <w:t>，</w:t>
      </w:r>
      <w:r w:rsidRPr="00487F41">
        <w:rPr>
          <w:rFonts w:hint="eastAsia"/>
          <w:color w:val="000000"/>
        </w:rPr>
        <w:t>尽量让时钟线周围的电动势趋于零</w:t>
      </w:r>
      <w:r>
        <w:rPr>
          <w:rFonts w:hint="eastAsia"/>
          <w:color w:val="000000"/>
        </w:rPr>
        <w:t>，</w:t>
      </w:r>
      <w:r w:rsidRPr="00487F41">
        <w:rPr>
          <w:rFonts w:hint="eastAsia"/>
          <w:color w:val="000000"/>
        </w:rPr>
        <w:t>IO</w:t>
      </w:r>
      <w:r w:rsidRPr="00487F41">
        <w:rPr>
          <w:rFonts w:hint="eastAsia"/>
          <w:color w:val="000000"/>
        </w:rPr>
        <w:t>驱动电路尽量靠近</w:t>
      </w:r>
      <w:r w:rsidRPr="00487F41">
        <w:rPr>
          <w:rFonts w:hint="eastAsia"/>
          <w:color w:val="000000"/>
        </w:rPr>
        <w:t>PCB</w:t>
      </w:r>
      <w:r w:rsidRPr="00487F41">
        <w:rPr>
          <w:rFonts w:hint="eastAsia"/>
          <w:color w:val="000000"/>
        </w:rPr>
        <w:t>的边缘</w:t>
      </w:r>
      <w:r>
        <w:rPr>
          <w:rFonts w:hint="eastAsia"/>
          <w:color w:val="000000"/>
        </w:rPr>
        <w:t>，</w:t>
      </w:r>
      <w:r w:rsidRPr="00487F41">
        <w:rPr>
          <w:rFonts w:hint="eastAsia"/>
          <w:color w:val="000000"/>
        </w:rPr>
        <w:t>任何信号不要形成回路</w:t>
      </w:r>
      <w:r>
        <w:rPr>
          <w:rFonts w:hint="eastAsia"/>
          <w:color w:val="000000"/>
        </w:rPr>
        <w:t>，</w:t>
      </w:r>
      <w:r w:rsidRPr="00487F41">
        <w:rPr>
          <w:rFonts w:hint="eastAsia"/>
          <w:color w:val="000000"/>
        </w:rPr>
        <w:t>对高频板，电容的分布电感不能忽略，电感的分布电容不能忽略</w:t>
      </w:r>
      <w:r>
        <w:rPr>
          <w:rFonts w:hint="eastAsia"/>
          <w:color w:val="000000"/>
        </w:rPr>
        <w:t>，</w:t>
      </w:r>
      <w:r w:rsidRPr="00487F41">
        <w:rPr>
          <w:rFonts w:hint="eastAsia"/>
          <w:color w:val="000000"/>
        </w:rPr>
        <w:t>通常功率线、</w:t>
      </w:r>
      <w:proofErr w:type="gramStart"/>
      <w:r w:rsidRPr="00487F41">
        <w:rPr>
          <w:rFonts w:hint="eastAsia"/>
          <w:color w:val="000000"/>
        </w:rPr>
        <w:t>交流线</w:t>
      </w:r>
      <w:proofErr w:type="gramEnd"/>
      <w:r w:rsidRPr="00487F41">
        <w:rPr>
          <w:rFonts w:hint="eastAsia"/>
          <w:color w:val="000000"/>
        </w:rPr>
        <w:t>尽量布置在和信号线不同的板子上</w:t>
      </w:r>
      <w:r>
        <w:rPr>
          <w:rFonts w:hint="eastAsia"/>
          <w:color w:val="000000"/>
        </w:rPr>
        <w:t>；</w:t>
      </w:r>
    </w:p>
    <w:p w:rsidR="00487F41" w:rsidRPr="00487F41" w:rsidRDefault="00487F41" w:rsidP="00487F41">
      <w:pPr>
        <w:widowControl/>
        <w:numPr>
          <w:ilvl w:val="0"/>
          <w:numId w:val="9"/>
        </w:numPr>
        <w:adjustRightInd/>
        <w:jc w:val="left"/>
        <w:textAlignment w:val="center"/>
        <w:rPr>
          <w:rFonts w:ascii="Calibri" w:hAnsi="Calibri" w:cs="宋体"/>
          <w:color w:val="000000"/>
          <w:kern w:val="0"/>
        </w:rPr>
      </w:pPr>
      <w:r w:rsidRPr="00487F41">
        <w:rPr>
          <w:rFonts w:ascii="宋体" w:hAnsi="宋体" w:cs="宋体" w:hint="eastAsia"/>
          <w:color w:val="000000"/>
          <w:kern w:val="0"/>
        </w:rPr>
        <w:t>其他设计原则</w:t>
      </w:r>
      <w:r>
        <w:rPr>
          <w:rFonts w:ascii="宋体" w:hAnsi="宋体" w:cs="宋体" w:hint="eastAsia"/>
          <w:color w:val="000000"/>
          <w:kern w:val="0"/>
        </w:rPr>
        <w:t>:</w:t>
      </w:r>
      <w:r>
        <w:rPr>
          <w:rFonts w:ascii="Calibri" w:hAnsi="Calibri"/>
          <w:color w:val="000000"/>
        </w:rPr>
        <w:t xml:space="preserve"> CMOS</w:t>
      </w:r>
      <w:r>
        <w:rPr>
          <w:rFonts w:hint="eastAsia"/>
          <w:color w:val="000000"/>
        </w:rPr>
        <w:t>的未使用引脚要通过电阻接地或接电源，用</w:t>
      </w:r>
      <w:r>
        <w:rPr>
          <w:rFonts w:ascii="Calibri" w:hAnsi="Calibri"/>
          <w:color w:val="000000"/>
        </w:rPr>
        <w:t>RC</w:t>
      </w:r>
      <w:r>
        <w:rPr>
          <w:rFonts w:hint="eastAsia"/>
          <w:color w:val="000000"/>
        </w:rPr>
        <w:t>电路来吸收继电器等原件的放电电流，</w:t>
      </w:r>
      <w:r w:rsidRPr="00487F41">
        <w:rPr>
          <w:rFonts w:hint="eastAsia"/>
          <w:color w:val="000000"/>
        </w:rPr>
        <w:t>总线上加</w:t>
      </w:r>
      <w:r w:rsidRPr="00487F41">
        <w:rPr>
          <w:rFonts w:hint="eastAsia"/>
          <w:color w:val="000000"/>
        </w:rPr>
        <w:t>10K</w:t>
      </w:r>
      <w:r w:rsidRPr="00487F41">
        <w:rPr>
          <w:rFonts w:hint="eastAsia"/>
          <w:color w:val="000000"/>
        </w:rPr>
        <w:t>左右上拉电阻有助于抗干扰</w:t>
      </w:r>
      <w:r>
        <w:rPr>
          <w:rFonts w:hint="eastAsia"/>
          <w:color w:val="000000"/>
        </w:rPr>
        <w:t>，</w:t>
      </w:r>
      <w:r w:rsidRPr="00487F41">
        <w:rPr>
          <w:rFonts w:hint="eastAsia"/>
          <w:color w:val="000000"/>
        </w:rPr>
        <w:t>采用全译码有更好的抗干扰性</w:t>
      </w:r>
      <w:r>
        <w:rPr>
          <w:rFonts w:hint="eastAsia"/>
          <w:color w:val="000000"/>
        </w:rPr>
        <w:t>，</w:t>
      </w:r>
      <w:r w:rsidRPr="00487F41">
        <w:rPr>
          <w:rFonts w:hint="eastAsia"/>
          <w:color w:val="000000"/>
        </w:rPr>
        <w:t>元器件不用引脚通过</w:t>
      </w:r>
      <w:r w:rsidRPr="00487F41">
        <w:rPr>
          <w:rFonts w:hint="eastAsia"/>
          <w:color w:val="000000"/>
        </w:rPr>
        <w:t>10K</w:t>
      </w:r>
      <w:r w:rsidRPr="00487F41">
        <w:rPr>
          <w:rFonts w:hint="eastAsia"/>
          <w:color w:val="000000"/>
        </w:rPr>
        <w:t>电阻接电源</w:t>
      </w:r>
      <w:r>
        <w:rPr>
          <w:rFonts w:hint="eastAsia"/>
          <w:color w:val="000000"/>
        </w:rPr>
        <w:t>，</w:t>
      </w:r>
      <w:r w:rsidRPr="00487F41">
        <w:rPr>
          <w:rFonts w:hint="eastAsia"/>
          <w:color w:val="000000"/>
        </w:rPr>
        <w:t>总线尽量短，尽量保持一</w:t>
      </w:r>
      <w:r w:rsidRPr="00487F41">
        <w:rPr>
          <w:rFonts w:hint="eastAsia"/>
          <w:color w:val="000000"/>
        </w:rPr>
        <w:lastRenderedPageBreak/>
        <w:t>样长度</w:t>
      </w:r>
      <w:r>
        <w:rPr>
          <w:rFonts w:hint="eastAsia"/>
          <w:color w:val="000000"/>
        </w:rPr>
        <w:t>，</w:t>
      </w:r>
      <w:r w:rsidRPr="00487F41">
        <w:rPr>
          <w:rFonts w:hint="eastAsia"/>
          <w:color w:val="000000"/>
        </w:rPr>
        <w:t>两层之间的布线尽量垂直</w:t>
      </w:r>
      <w:r>
        <w:rPr>
          <w:rFonts w:hint="eastAsia"/>
          <w:color w:val="000000"/>
        </w:rPr>
        <w:t>，</w:t>
      </w:r>
      <w:r w:rsidRPr="00487F41">
        <w:rPr>
          <w:rFonts w:hint="eastAsia"/>
          <w:color w:val="000000"/>
        </w:rPr>
        <w:t>发热元器件尽量避开敏感电容</w:t>
      </w:r>
      <w:r>
        <w:rPr>
          <w:rFonts w:hint="eastAsia"/>
          <w:color w:val="000000"/>
        </w:rPr>
        <w:t>，</w:t>
      </w:r>
      <w:r w:rsidRPr="00487F41">
        <w:rPr>
          <w:rFonts w:hint="eastAsia"/>
          <w:color w:val="000000"/>
        </w:rPr>
        <w:t>除了地线，能用细线的不要用粗线</w:t>
      </w:r>
      <w:r>
        <w:rPr>
          <w:rFonts w:hint="eastAsia"/>
          <w:color w:val="000000"/>
        </w:rPr>
        <w:t>。、</w:t>
      </w:r>
    </w:p>
    <w:p w:rsidR="00487F41" w:rsidRPr="00487F41" w:rsidRDefault="00487F41" w:rsidP="00487F41">
      <w:pPr>
        <w:pStyle w:val="af1"/>
        <w:spacing w:before="120" w:after="120"/>
      </w:pPr>
      <w:r>
        <w:t>用于本项目的</w:t>
      </w:r>
      <w:r>
        <w:rPr>
          <w:rFonts w:hint="eastAsia"/>
        </w:rPr>
        <w:t>PCB</w:t>
      </w:r>
      <w:r>
        <w:rPr>
          <w:rFonts w:hint="eastAsia"/>
        </w:rPr>
        <w:t>设计图如下</w:t>
      </w:r>
      <w:r w:rsidR="00445E35">
        <w:rPr>
          <w:rFonts w:hint="eastAsia"/>
        </w:rPr>
        <w:t>：</w:t>
      </w:r>
    </w:p>
    <w:p w:rsidR="00487F41" w:rsidRDefault="00487F41">
      <w:pPr>
        <w:widowControl/>
        <w:adjustRightInd/>
        <w:jc w:val="left"/>
        <w:textAlignment w:val="auto"/>
      </w:pPr>
      <w:r>
        <w:br w:type="page"/>
      </w:r>
    </w:p>
    <w:p w:rsidR="00487F41" w:rsidRDefault="00487F41" w:rsidP="00487F41">
      <w:pPr>
        <w:pStyle w:val="af1"/>
        <w:spacing w:before="120" w:after="120"/>
      </w:pPr>
    </w:p>
    <w:p w:rsidR="00487F41" w:rsidRDefault="00487F41" w:rsidP="00487F41">
      <w:pPr>
        <w:pStyle w:val="af1"/>
        <w:spacing w:before="120" w:after="120"/>
      </w:pPr>
      <w:r w:rsidRPr="00487F41">
        <w:rPr>
          <w:noProof/>
        </w:rPr>
        <w:drawing>
          <wp:anchor distT="0" distB="0" distL="114300" distR="114300" simplePos="0" relativeHeight="251672576" behindDoc="1" locked="0" layoutInCell="1" allowOverlap="1" wp14:anchorId="4344A364" wp14:editId="3B3D1BB4">
            <wp:simplePos x="0" y="0"/>
            <wp:positionH relativeFrom="margin">
              <wp:align>center</wp:align>
            </wp:positionH>
            <wp:positionV relativeFrom="paragraph">
              <wp:posOffset>22860</wp:posOffset>
            </wp:positionV>
            <wp:extent cx="2880000" cy="2912154"/>
            <wp:effectExtent l="0" t="0" r="0" b="2540"/>
            <wp:wrapTight wrapText="bothSides">
              <wp:wrapPolygon edited="0">
                <wp:start x="0" y="0"/>
                <wp:lineTo x="0" y="21478"/>
                <wp:lineTo x="21433" y="21478"/>
                <wp:lineTo x="21433" y="0"/>
                <wp:lineTo x="0" y="0"/>
              </wp:wrapPolygon>
            </wp:wrapTight>
            <wp:docPr id="13" name="图片 13" descr="D:\university\毕业设计\周斯航\毕业论文\pcb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niversity\毕业设计\周斯航\毕业论文\pcb_2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80000" cy="29121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4"/>
      </w:pPr>
    </w:p>
    <w:p w:rsidR="00487F41" w:rsidRDefault="00487F41" w:rsidP="00487F41">
      <w:pPr>
        <w:pStyle w:val="af4"/>
      </w:pPr>
      <w:r>
        <w:rPr>
          <w:rFonts w:hint="eastAsia"/>
        </w:rPr>
        <w:t>图</w:t>
      </w:r>
      <w:r>
        <w:rPr>
          <w:rFonts w:hint="eastAsia"/>
        </w:rPr>
        <w:t>4.7</w:t>
      </w:r>
      <w:r>
        <w:t xml:space="preserve"> </w:t>
      </w:r>
      <w:r>
        <w:t>使用</w:t>
      </w:r>
      <w:proofErr w:type="spellStart"/>
      <w:r>
        <w:t>Altium</w:t>
      </w:r>
      <w:proofErr w:type="spellEnd"/>
      <w:r>
        <w:t xml:space="preserve"> Designer</w:t>
      </w:r>
      <w:r>
        <w:t>开发的</w:t>
      </w:r>
      <w:r>
        <w:rPr>
          <w:rFonts w:hint="eastAsia"/>
        </w:rPr>
        <w:t>PCB</w:t>
      </w:r>
      <w:r>
        <w:rPr>
          <w:rFonts w:hint="eastAsia"/>
        </w:rPr>
        <w:t>图（</w:t>
      </w:r>
      <w:r>
        <w:rPr>
          <w:rFonts w:hint="eastAsia"/>
        </w:rPr>
        <w:t>2</w:t>
      </w:r>
      <w:r>
        <w:t>D</w:t>
      </w:r>
      <w:r>
        <w:t>视图</w:t>
      </w:r>
      <w:r>
        <w:rPr>
          <w:rFonts w:hint="eastAsia"/>
        </w:rPr>
        <w:t>）</w:t>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r w:rsidRPr="00487F41">
        <w:rPr>
          <w:noProof/>
        </w:rPr>
        <w:drawing>
          <wp:anchor distT="0" distB="0" distL="114300" distR="114300" simplePos="0" relativeHeight="251673600" behindDoc="1" locked="0" layoutInCell="1" allowOverlap="1" wp14:anchorId="59B800C0" wp14:editId="0301B061">
            <wp:simplePos x="0" y="0"/>
            <wp:positionH relativeFrom="margin">
              <wp:align>center</wp:align>
            </wp:positionH>
            <wp:positionV relativeFrom="paragraph">
              <wp:posOffset>11339</wp:posOffset>
            </wp:positionV>
            <wp:extent cx="2880000" cy="2897548"/>
            <wp:effectExtent l="0" t="0" r="0" b="0"/>
            <wp:wrapTight wrapText="bothSides">
              <wp:wrapPolygon edited="0">
                <wp:start x="0" y="0"/>
                <wp:lineTo x="0" y="21444"/>
                <wp:lineTo x="21433" y="21444"/>
                <wp:lineTo x="21433" y="0"/>
                <wp:lineTo x="0" y="0"/>
              </wp:wrapPolygon>
            </wp:wrapTight>
            <wp:docPr id="14" name="图片 14" descr="D:\university\毕业设计\周斯航\毕业论文\pcb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university\毕业设计\周斯航\毕业论文\pcb_3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80000" cy="2897548"/>
                    </a:xfrm>
                    <a:prstGeom prst="rect">
                      <a:avLst/>
                    </a:prstGeom>
                    <a:noFill/>
                    <a:ln>
                      <a:noFill/>
                    </a:ln>
                  </pic:spPr>
                </pic:pic>
              </a:graphicData>
            </a:graphic>
          </wp:anchor>
        </w:drawing>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4"/>
      </w:pPr>
      <w:r>
        <w:rPr>
          <w:rFonts w:hint="eastAsia"/>
        </w:rPr>
        <w:t>图</w:t>
      </w:r>
      <w:r>
        <w:rPr>
          <w:rFonts w:hint="eastAsia"/>
        </w:rPr>
        <w:t>4.8</w:t>
      </w:r>
      <w:r>
        <w:t xml:space="preserve"> </w:t>
      </w:r>
      <w:r>
        <w:t>使用</w:t>
      </w:r>
      <w:proofErr w:type="spellStart"/>
      <w:r>
        <w:t>Altium</w:t>
      </w:r>
      <w:proofErr w:type="spellEnd"/>
      <w:r>
        <w:t xml:space="preserve"> Designer</w:t>
      </w:r>
      <w:r>
        <w:t>开发的</w:t>
      </w:r>
      <w:r>
        <w:rPr>
          <w:rFonts w:hint="eastAsia"/>
        </w:rPr>
        <w:t>PCB</w:t>
      </w:r>
      <w:r>
        <w:rPr>
          <w:rFonts w:hint="eastAsia"/>
        </w:rPr>
        <w:t>图（</w:t>
      </w:r>
      <w:r>
        <w:rPr>
          <w:rFonts w:hint="eastAsia"/>
        </w:rPr>
        <w:t>3</w:t>
      </w:r>
      <w:r>
        <w:t>D</w:t>
      </w:r>
      <w:r>
        <w:t>视图</w:t>
      </w:r>
      <w:r>
        <w:rPr>
          <w:rFonts w:hint="eastAsia"/>
        </w:rPr>
        <w:t>）</w:t>
      </w:r>
    </w:p>
    <w:p w:rsidR="00487F41" w:rsidRPr="00487F41" w:rsidRDefault="00487F41" w:rsidP="00487F41">
      <w:pPr>
        <w:pStyle w:val="af4"/>
      </w:pPr>
    </w:p>
    <w:p w:rsidR="00441EE6" w:rsidRDefault="00441EE6">
      <w:pPr>
        <w:widowControl/>
        <w:adjustRightInd/>
        <w:jc w:val="left"/>
        <w:textAlignment w:val="auto"/>
        <w:rPr>
          <w:rFonts w:eastAsia="黑体"/>
          <w:sz w:val="28"/>
        </w:rPr>
      </w:pPr>
      <w:r>
        <w:br w:type="page"/>
      </w:r>
    </w:p>
    <w:p w:rsidR="00441EE6" w:rsidRDefault="002205E0" w:rsidP="00D042EF">
      <w:pPr>
        <w:pStyle w:val="10"/>
        <w:spacing w:before="120" w:after="120"/>
      </w:pPr>
      <w:r w:rsidRPr="002205E0">
        <w:rPr>
          <w:color w:val="FFFFFF" w:themeColor="background1"/>
        </w:rPr>
        <w:lastRenderedPageBreak/>
        <w:fldChar w:fldCharType="begin"/>
      </w:r>
      <w:r w:rsidRPr="002205E0">
        <w:rPr>
          <w:color w:val="FFFFFF" w:themeColor="background1"/>
        </w:rPr>
        <w:instrText xml:space="preserve"> MACROBUTTON MTEditEquationSection2 </w:instrText>
      </w:r>
      <w:r w:rsidRPr="002205E0">
        <w:rPr>
          <w:rStyle w:val="MTEquationSection"/>
          <w:color w:val="FFFFFF" w:themeColor="background1"/>
        </w:rPr>
        <w:instrText>Equation Chapter 1 Section 5</w:instrText>
      </w:r>
      <w:r w:rsidRPr="002205E0">
        <w:rPr>
          <w:color w:val="FFFFFF" w:themeColor="background1"/>
        </w:rPr>
        <w:fldChar w:fldCharType="begin"/>
      </w:r>
      <w:r w:rsidRPr="002205E0">
        <w:rPr>
          <w:color w:val="FFFFFF" w:themeColor="background1"/>
        </w:rPr>
        <w:instrText xml:space="preserve"> SEQ MTEqn \r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MTSec \r 5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MTChap \r 1 \h \* MERGEFORMAT </w:instrText>
      </w:r>
      <w:r w:rsidRPr="002205E0">
        <w:rPr>
          <w:color w:val="FFFFFF" w:themeColor="background1"/>
        </w:rPr>
        <w:fldChar w:fldCharType="end"/>
      </w:r>
      <w:r w:rsidRPr="002205E0">
        <w:rPr>
          <w:color w:val="FFFFFF" w:themeColor="background1"/>
        </w:rPr>
        <w:fldChar w:fldCharType="end"/>
      </w:r>
    </w:p>
    <w:p w:rsidR="00D042EF" w:rsidRDefault="00D042EF" w:rsidP="00D042EF">
      <w:pPr>
        <w:pStyle w:val="10"/>
        <w:spacing w:before="120" w:after="120"/>
      </w:pPr>
      <w:r>
        <w:rPr>
          <w:rFonts w:hint="eastAsia"/>
        </w:rPr>
        <w:t>5</w:t>
      </w:r>
      <w:r>
        <w:t xml:space="preserve"> </w:t>
      </w:r>
      <w:r>
        <w:t>软件设计及开发</w:t>
      </w:r>
    </w:p>
    <w:p w:rsidR="00247EA3" w:rsidRPr="00247EA3" w:rsidRDefault="00247EA3" w:rsidP="00247EA3">
      <w:pPr>
        <w:pStyle w:val="af1"/>
        <w:spacing w:before="120" w:after="120"/>
      </w:pPr>
      <w:r>
        <w:rPr>
          <w:rFonts w:hint="eastAsia"/>
        </w:rPr>
        <w:t>本章主要介绍了本毕业设计的软件设计工作部分。其中，包括基于嵌入式系统的数据采集装置软件设计与开发，基于</w:t>
      </w:r>
      <w:r>
        <w:rPr>
          <w:rFonts w:hint="eastAsia"/>
        </w:rPr>
        <w:t>Android OS</w:t>
      </w:r>
      <w:r>
        <w:rPr>
          <w:rFonts w:hint="eastAsia"/>
        </w:rPr>
        <w:t>的数据接收与分析软件设计与开发和基于</w:t>
      </w:r>
      <w:proofErr w:type="spellStart"/>
      <w:r>
        <w:rPr>
          <w:rFonts w:hint="eastAsia"/>
        </w:rPr>
        <w:t>Matlab</w:t>
      </w:r>
      <w:proofErr w:type="spellEnd"/>
      <w:r>
        <w:rPr>
          <w:rFonts w:hint="eastAsia"/>
        </w:rPr>
        <w:t>的数据滤波与数学模型的拟合。</w:t>
      </w:r>
    </w:p>
    <w:p w:rsidR="00D042EF" w:rsidRDefault="00D042EF" w:rsidP="00D042EF">
      <w:pPr>
        <w:pStyle w:val="21"/>
        <w:spacing w:before="120" w:after="120"/>
      </w:pPr>
      <w:r>
        <w:rPr>
          <w:rFonts w:hint="eastAsia"/>
        </w:rPr>
        <w:t>5.1</w:t>
      </w:r>
      <w:r>
        <w:t xml:space="preserve"> </w:t>
      </w:r>
      <w:r>
        <w:t>基于嵌入式系统的数据采集装置软件设计与开发</w:t>
      </w:r>
    </w:p>
    <w:p w:rsidR="00F72F47" w:rsidRPr="00F72F47" w:rsidRDefault="00F72F47" w:rsidP="00F72F47">
      <w:pPr>
        <w:pStyle w:val="af1"/>
        <w:spacing w:before="120" w:after="120"/>
      </w:pPr>
      <w:r>
        <w:t>本节主要介绍基于嵌入式系统的数据采集装置的软件设计与开发。主要包括了空气中温湿度数据采集的程序设计和超声波在空气中传播时间（声时）数据采集的程序设计。</w:t>
      </w:r>
    </w:p>
    <w:p w:rsidR="00D042EF" w:rsidRDefault="00D042EF" w:rsidP="00D042EF">
      <w:pPr>
        <w:pStyle w:val="30"/>
        <w:spacing w:before="120" w:after="120"/>
        <w:ind w:left="420"/>
      </w:pPr>
      <w:r>
        <w:t xml:space="preserve">5.1.1 </w:t>
      </w:r>
      <w:r>
        <w:t>空气中温湿度数据采集的程序设计</w:t>
      </w:r>
    </w:p>
    <w:p w:rsidR="00D042EF" w:rsidRDefault="00304685" w:rsidP="00D042EF">
      <w:pPr>
        <w:pStyle w:val="af1"/>
        <w:spacing w:before="120" w:after="120"/>
      </w:pPr>
      <w:r>
        <w:rPr>
          <w:rFonts w:hint="eastAsia"/>
        </w:rPr>
        <w:t>SHT10</w:t>
      </w:r>
      <w:r>
        <w:rPr>
          <w:rFonts w:hint="eastAsia"/>
        </w:rPr>
        <w:t>的串行接口，在传感器信号的读取及电源损耗方面，都做了优化处理；但与</w:t>
      </w:r>
      <w:r>
        <w:rPr>
          <w:rFonts w:hint="eastAsia"/>
        </w:rPr>
        <w:t>I</w:t>
      </w:r>
      <w:r>
        <w:rPr>
          <w:vertAlign w:val="superscript"/>
        </w:rPr>
        <w:t>2</w:t>
      </w:r>
      <w:r>
        <w:t>C</w:t>
      </w:r>
      <w:r>
        <w:t>接口不兼容。</w:t>
      </w:r>
      <w:r w:rsidR="00C70965">
        <w:t>因此，需要使用微控制器的通用</w:t>
      </w:r>
      <w:r w:rsidR="00C70965">
        <w:rPr>
          <w:rFonts w:hint="eastAsia"/>
        </w:rPr>
        <w:t>I/O</w:t>
      </w:r>
      <w:r w:rsidR="00C70965">
        <w:rPr>
          <w:rFonts w:hint="eastAsia"/>
        </w:rPr>
        <w:t>口模拟出该串行接口的串行时钟输入</w:t>
      </w:r>
      <w:r w:rsidR="00C70965">
        <w:rPr>
          <w:rFonts w:hint="eastAsia"/>
        </w:rPr>
        <w:t>(</w:t>
      </w:r>
      <w:r w:rsidR="00C70965">
        <w:t>SCK</w:t>
      </w:r>
      <w:r w:rsidR="00C70965">
        <w:rPr>
          <w:rFonts w:hint="eastAsia"/>
        </w:rPr>
        <w:t>)</w:t>
      </w:r>
      <w:r w:rsidR="00C70965">
        <w:rPr>
          <w:rFonts w:hint="eastAsia"/>
        </w:rPr>
        <w:t>和串行数据</w:t>
      </w:r>
      <w:r w:rsidR="00C70965">
        <w:rPr>
          <w:rFonts w:hint="eastAsia"/>
        </w:rPr>
        <w:t>(</w:t>
      </w:r>
      <w:r w:rsidR="00C70965">
        <w:t>DATA</w:t>
      </w:r>
      <w:r w:rsidR="00C70965">
        <w:rPr>
          <w:rFonts w:hint="eastAsia"/>
        </w:rPr>
        <w:t>)</w:t>
      </w:r>
      <w:r w:rsidR="00C70965">
        <w:rPr>
          <w:rFonts w:hint="eastAsia"/>
        </w:rPr>
        <w:t>。</w:t>
      </w:r>
      <w:r w:rsidR="00C70965">
        <w:rPr>
          <w:rFonts w:hint="eastAsia"/>
        </w:rPr>
        <w:t>SCK</w:t>
      </w:r>
      <w:r w:rsidR="00C70965">
        <w:rPr>
          <w:rFonts w:hint="eastAsia"/>
        </w:rPr>
        <w:t>用于微处理器与</w:t>
      </w:r>
      <w:r w:rsidR="00C70965">
        <w:rPr>
          <w:rFonts w:hint="eastAsia"/>
        </w:rPr>
        <w:t>SHT10</w:t>
      </w:r>
      <w:r w:rsidR="00C70965">
        <w:rPr>
          <w:rFonts w:hint="eastAsia"/>
        </w:rPr>
        <w:t>之间的通讯同步。由于接口包含了完全静态逻辑，因而不存在最小</w:t>
      </w:r>
      <w:r w:rsidR="00C70965">
        <w:rPr>
          <w:rFonts w:hint="eastAsia"/>
        </w:rPr>
        <w:t>SCK</w:t>
      </w:r>
      <w:r w:rsidR="00C70965">
        <w:rPr>
          <w:rFonts w:hint="eastAsia"/>
        </w:rPr>
        <w:t>频率。串行数据</w:t>
      </w:r>
      <w:r w:rsidR="00C70965">
        <w:rPr>
          <w:rFonts w:hint="eastAsia"/>
        </w:rPr>
        <w:t>DATA</w:t>
      </w:r>
      <w:r w:rsidR="00C70965">
        <w:rPr>
          <w:rFonts w:hint="eastAsia"/>
        </w:rPr>
        <w:t>三态</w:t>
      </w:r>
      <w:proofErr w:type="gramStart"/>
      <w:r w:rsidR="00C70965">
        <w:rPr>
          <w:rFonts w:hint="eastAsia"/>
        </w:rPr>
        <w:t>门用于</w:t>
      </w:r>
      <w:proofErr w:type="gramEnd"/>
      <w:r w:rsidR="00C70965">
        <w:rPr>
          <w:rFonts w:hint="eastAsia"/>
        </w:rPr>
        <w:t>数据的读取。</w:t>
      </w:r>
      <w:r w:rsidR="00C70965">
        <w:rPr>
          <w:rFonts w:hint="eastAsia"/>
        </w:rPr>
        <w:t>DATA</w:t>
      </w:r>
      <w:r w:rsidR="00C70965">
        <w:rPr>
          <w:rFonts w:hint="eastAsia"/>
        </w:rPr>
        <w:t>在</w:t>
      </w:r>
      <w:r w:rsidR="00C70965">
        <w:rPr>
          <w:rFonts w:hint="eastAsia"/>
        </w:rPr>
        <w:t>SCK</w:t>
      </w:r>
      <w:r w:rsidR="00C70965">
        <w:rPr>
          <w:rFonts w:hint="eastAsia"/>
        </w:rPr>
        <w:t>时钟下降</w:t>
      </w:r>
      <w:proofErr w:type="gramStart"/>
      <w:r w:rsidR="00C70965">
        <w:rPr>
          <w:rFonts w:hint="eastAsia"/>
        </w:rPr>
        <w:t>沿之后</w:t>
      </w:r>
      <w:proofErr w:type="gramEnd"/>
      <w:r w:rsidR="00C70965">
        <w:rPr>
          <w:rFonts w:hint="eastAsia"/>
        </w:rPr>
        <w:t>改变状态，并仅在</w:t>
      </w:r>
      <w:r w:rsidR="00C70965">
        <w:rPr>
          <w:rFonts w:hint="eastAsia"/>
        </w:rPr>
        <w:t>SCK</w:t>
      </w:r>
      <w:r w:rsidR="00C70965">
        <w:rPr>
          <w:rFonts w:hint="eastAsia"/>
        </w:rPr>
        <w:t>时钟上升沿有效。数据传输期间，在</w:t>
      </w:r>
      <w:r w:rsidR="00C70965">
        <w:rPr>
          <w:rFonts w:hint="eastAsia"/>
        </w:rPr>
        <w:t>SCK</w:t>
      </w:r>
      <w:r w:rsidR="00C70965">
        <w:rPr>
          <w:rFonts w:hint="eastAsia"/>
        </w:rPr>
        <w:t>时钟高电平时，</w:t>
      </w:r>
      <w:r w:rsidR="00C70965">
        <w:rPr>
          <w:rFonts w:hint="eastAsia"/>
        </w:rPr>
        <w:t>DATA</w:t>
      </w:r>
      <w:r w:rsidR="00C70965">
        <w:rPr>
          <w:rFonts w:hint="eastAsia"/>
        </w:rPr>
        <w:t>必须保持稳定。为避免信号冲突，微处理器应驱动</w:t>
      </w:r>
      <w:r w:rsidR="00C70965">
        <w:rPr>
          <w:rFonts w:hint="eastAsia"/>
        </w:rPr>
        <w:t>DATA</w:t>
      </w:r>
      <w:r w:rsidR="00C70965">
        <w:rPr>
          <w:rFonts w:hint="eastAsia"/>
        </w:rPr>
        <w:t>在低电平。</w:t>
      </w:r>
    </w:p>
    <w:p w:rsidR="00F72F47" w:rsidRPr="00F72F47" w:rsidRDefault="00F72F47" w:rsidP="00D042EF">
      <w:pPr>
        <w:pStyle w:val="af1"/>
        <w:spacing w:before="120" w:after="120"/>
      </w:pPr>
      <w:r>
        <w:t>为了避免可能在未来出现的复用引脚的</w:t>
      </w:r>
      <w:r>
        <w:t>I/O</w:t>
      </w:r>
      <w:r>
        <w:t>功能与其他外设功能的冲突，选择</w:t>
      </w:r>
      <w:r>
        <w:rPr>
          <w:rFonts w:hint="eastAsia"/>
        </w:rPr>
        <w:t>I/O</w:t>
      </w:r>
      <w:r>
        <w:rPr>
          <w:rFonts w:hint="eastAsia"/>
        </w:rPr>
        <w:t>引脚时应尽量使用没有复用功能的通用</w:t>
      </w:r>
      <w:r>
        <w:rPr>
          <w:rFonts w:hint="eastAsia"/>
        </w:rPr>
        <w:t>I/O</w:t>
      </w:r>
      <w:r>
        <w:rPr>
          <w:rFonts w:hint="eastAsia"/>
        </w:rPr>
        <w:t>引脚。基于该原则，我们在这里使用了</w:t>
      </w:r>
      <w:r>
        <w:rPr>
          <w:rFonts w:hint="eastAsia"/>
        </w:rPr>
        <w:t>LPC1114</w:t>
      </w:r>
      <w:r>
        <w:rPr>
          <w:rFonts w:hint="eastAsia"/>
        </w:rPr>
        <w:t>微控制器的</w:t>
      </w:r>
      <w:r>
        <w:rPr>
          <w:rFonts w:hint="eastAsia"/>
        </w:rPr>
        <w:t>P2.7</w:t>
      </w:r>
      <w:r>
        <w:rPr>
          <w:rFonts w:hint="eastAsia"/>
        </w:rPr>
        <w:t>作为</w:t>
      </w:r>
      <w:r>
        <w:rPr>
          <w:rFonts w:hint="eastAsia"/>
        </w:rPr>
        <w:t>DATA</w:t>
      </w:r>
      <w:r>
        <w:rPr>
          <w:rFonts w:hint="eastAsia"/>
        </w:rPr>
        <w:t>接口，将</w:t>
      </w:r>
      <w:r>
        <w:rPr>
          <w:rFonts w:hint="eastAsia"/>
        </w:rPr>
        <w:t>P2.8</w:t>
      </w:r>
      <w:r>
        <w:rPr>
          <w:rFonts w:hint="eastAsia"/>
        </w:rPr>
        <w:t>作为</w:t>
      </w:r>
      <w:r>
        <w:rPr>
          <w:rFonts w:hint="eastAsia"/>
        </w:rPr>
        <w:t>SCK</w:t>
      </w:r>
      <w:r>
        <w:rPr>
          <w:rFonts w:hint="eastAsia"/>
        </w:rPr>
        <w:t>接口。初始化</w:t>
      </w:r>
      <w:r>
        <w:rPr>
          <w:rFonts w:hint="eastAsia"/>
        </w:rPr>
        <w:t>I/O</w:t>
      </w:r>
      <w:r>
        <w:rPr>
          <w:rFonts w:hint="eastAsia"/>
        </w:rPr>
        <w:t>引脚时应将其定义为</w:t>
      </w:r>
      <w:r>
        <w:rPr>
          <w:rFonts w:hint="eastAsia"/>
        </w:rPr>
        <w:t>GPIO</w:t>
      </w:r>
      <w:r>
        <w:rPr>
          <w:rFonts w:hint="eastAsia"/>
        </w:rPr>
        <w:t>功能，并对内部上拉电阻使能，同时为了在初始化时不产生信号冲突，应将这些</w:t>
      </w:r>
      <w:r>
        <w:rPr>
          <w:rFonts w:hint="eastAsia"/>
        </w:rPr>
        <w:t>GPIO</w:t>
      </w:r>
      <w:r>
        <w:rPr>
          <w:rFonts w:hint="eastAsia"/>
        </w:rPr>
        <w:t>的方向寄存器置</w:t>
      </w:r>
      <w:r>
        <w:rPr>
          <w:rFonts w:hint="eastAsia"/>
        </w:rPr>
        <w:t>1</w:t>
      </w:r>
      <w:r>
        <w:rPr>
          <w:rFonts w:hint="eastAsia"/>
        </w:rPr>
        <w:t>（配置为输出），并配置为初始化输出高电平（</w:t>
      </w:r>
      <w:r>
        <w:rPr>
          <w:rFonts w:hint="eastAsia"/>
        </w:rPr>
        <w:t>SHT10</w:t>
      </w:r>
      <w:r>
        <w:rPr>
          <w:rFonts w:hint="eastAsia"/>
        </w:rPr>
        <w:t>在下降沿读取数据）。同时由于</w:t>
      </w:r>
      <w:r w:rsidR="00441EE6">
        <w:rPr>
          <w:rFonts w:hint="eastAsia"/>
        </w:rPr>
        <w:t>LPC1114</w:t>
      </w:r>
      <w:r w:rsidR="00441EE6">
        <w:rPr>
          <w:rFonts w:hint="eastAsia"/>
        </w:rPr>
        <w:t>微控制器不能配置为同时使能输入与输出模式，故在编写代码实现数据的读写时应时刻注意切换</w:t>
      </w:r>
      <w:r w:rsidR="00441EE6">
        <w:rPr>
          <w:rFonts w:hint="eastAsia"/>
        </w:rPr>
        <w:t>GPIO</w:t>
      </w:r>
      <w:r w:rsidR="00441EE6">
        <w:rPr>
          <w:rFonts w:hint="eastAsia"/>
        </w:rPr>
        <w:t>的输入输出模式。</w:t>
      </w:r>
    </w:p>
    <w:p w:rsidR="00C70965" w:rsidRDefault="00C70965" w:rsidP="002333D5">
      <w:pPr>
        <w:pStyle w:val="31"/>
        <w:numPr>
          <w:ilvl w:val="0"/>
          <w:numId w:val="14"/>
        </w:numPr>
        <w:ind w:leftChars="0"/>
      </w:pPr>
      <w:r>
        <w:t>发送命令</w:t>
      </w:r>
    </w:p>
    <w:p w:rsidR="00C70965" w:rsidRDefault="00C70965" w:rsidP="00C70965">
      <w:pPr>
        <w:pStyle w:val="af1"/>
        <w:spacing w:before="120" w:after="120"/>
      </w:pPr>
      <w:r>
        <w:rPr>
          <w:rFonts w:hint="eastAsia"/>
        </w:rPr>
        <w:t>用一组“启动传输”时序，来表示数据传输的初始化。它包括：当</w:t>
      </w:r>
      <w:r>
        <w:rPr>
          <w:rFonts w:hint="eastAsia"/>
        </w:rPr>
        <w:t>SCK</w:t>
      </w:r>
      <w:r>
        <w:rPr>
          <w:rFonts w:hint="eastAsia"/>
        </w:rPr>
        <w:t>时钟高电平时</w:t>
      </w:r>
      <w:r>
        <w:rPr>
          <w:rFonts w:hint="eastAsia"/>
        </w:rPr>
        <w:t>DATA</w:t>
      </w:r>
      <w:r>
        <w:rPr>
          <w:rFonts w:hint="eastAsia"/>
        </w:rPr>
        <w:t>翻转为低电平，紧接着</w:t>
      </w:r>
      <w:r>
        <w:rPr>
          <w:rFonts w:hint="eastAsia"/>
        </w:rPr>
        <w:t>SCK</w:t>
      </w:r>
      <w:r>
        <w:rPr>
          <w:rFonts w:hint="eastAsia"/>
        </w:rPr>
        <w:t>变为低电平，随后是在</w:t>
      </w:r>
      <w:r>
        <w:rPr>
          <w:rFonts w:hint="eastAsia"/>
        </w:rPr>
        <w:t>SCK</w:t>
      </w:r>
      <w:r>
        <w:rPr>
          <w:rFonts w:hint="eastAsia"/>
        </w:rPr>
        <w:t>时钟高电平时</w:t>
      </w:r>
      <w:r>
        <w:rPr>
          <w:rFonts w:hint="eastAsia"/>
        </w:rPr>
        <w:t>DATA</w:t>
      </w:r>
      <w:r>
        <w:rPr>
          <w:rFonts w:hint="eastAsia"/>
        </w:rPr>
        <w:t>翻转为低电平。这样做的好处在于这与串行数据读取的规则是冲突的，因此在传输数据时不会出现误传“启动传输”的命令。</w:t>
      </w:r>
      <w:r>
        <w:t>具体时序图如下：</w:t>
      </w:r>
    </w:p>
    <w:p w:rsidR="00C70965" w:rsidRDefault="00C70965" w:rsidP="00C70965">
      <w:pPr>
        <w:pStyle w:val="af1"/>
        <w:spacing w:before="120" w:after="120"/>
      </w:pPr>
      <w:r>
        <w:rPr>
          <w:noProof/>
        </w:rPr>
        <w:drawing>
          <wp:anchor distT="0" distB="0" distL="114300" distR="114300" simplePos="0" relativeHeight="251669504" behindDoc="1" locked="0" layoutInCell="1" allowOverlap="1" wp14:anchorId="13CF4D9D" wp14:editId="12E13310">
            <wp:simplePos x="0" y="0"/>
            <wp:positionH relativeFrom="margin">
              <wp:align>center</wp:align>
            </wp:positionH>
            <wp:positionV relativeFrom="paragraph">
              <wp:posOffset>49530</wp:posOffset>
            </wp:positionV>
            <wp:extent cx="3599815" cy="762000"/>
            <wp:effectExtent l="0" t="0" r="635" b="0"/>
            <wp:wrapTight wrapText="bothSides">
              <wp:wrapPolygon edited="0">
                <wp:start x="0" y="0"/>
                <wp:lineTo x="0" y="21060"/>
                <wp:lineTo x="21490" y="21060"/>
                <wp:lineTo x="21490"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99815" cy="762000"/>
                    </a:xfrm>
                    <a:prstGeom prst="rect">
                      <a:avLst/>
                    </a:prstGeom>
                  </pic:spPr>
                </pic:pic>
              </a:graphicData>
            </a:graphic>
            <wp14:sizeRelH relativeFrom="margin">
              <wp14:pctWidth>0</wp14:pctWidth>
            </wp14:sizeRelH>
            <wp14:sizeRelV relativeFrom="margin">
              <wp14:pctHeight>0</wp14:pctHeight>
            </wp14:sizeRelV>
          </wp:anchor>
        </w:drawing>
      </w:r>
    </w:p>
    <w:p w:rsidR="00C70965" w:rsidRDefault="00C70965" w:rsidP="00C70965">
      <w:pPr>
        <w:pStyle w:val="af1"/>
        <w:spacing w:before="120" w:after="120"/>
      </w:pPr>
    </w:p>
    <w:p w:rsidR="00C70965" w:rsidRDefault="00C70965" w:rsidP="00C70965">
      <w:pPr>
        <w:pStyle w:val="af1"/>
        <w:spacing w:before="120" w:after="120"/>
      </w:pPr>
    </w:p>
    <w:p w:rsidR="00C70965" w:rsidRDefault="00C70965" w:rsidP="00C70965">
      <w:pPr>
        <w:pStyle w:val="af4"/>
      </w:pPr>
      <w:r>
        <w:rPr>
          <w:rFonts w:hint="eastAsia"/>
        </w:rPr>
        <w:t>图</w:t>
      </w:r>
      <w:r>
        <w:rPr>
          <w:rFonts w:hint="eastAsia"/>
        </w:rPr>
        <w:t>5.1</w:t>
      </w:r>
      <w:r>
        <w:t xml:space="preserve"> </w:t>
      </w:r>
      <w:r w:rsidR="006C08AB">
        <w:t>“</w:t>
      </w:r>
      <w:r w:rsidR="006C08AB">
        <w:t>启动传输</w:t>
      </w:r>
      <w:r w:rsidR="006C08AB">
        <w:t>”</w:t>
      </w:r>
      <w:r w:rsidR="006C08AB">
        <w:t>时序</w:t>
      </w:r>
    </w:p>
    <w:p w:rsidR="006C08AB" w:rsidRDefault="006C08AB" w:rsidP="006C08AB">
      <w:pPr>
        <w:pStyle w:val="af1"/>
        <w:spacing w:before="120" w:after="120"/>
      </w:pPr>
      <w:r>
        <w:lastRenderedPageBreak/>
        <w:t>后续命令包含三个地址位（目前只支持</w:t>
      </w:r>
      <w:r>
        <w:t>“000”</w:t>
      </w:r>
      <w:r>
        <w:t>）</w:t>
      </w:r>
      <w:r>
        <w:rPr>
          <w:rFonts w:hint="eastAsia"/>
        </w:rPr>
        <w:t>，和五个命令位。</w:t>
      </w:r>
      <w:r>
        <w:rPr>
          <w:rFonts w:hint="eastAsia"/>
        </w:rPr>
        <w:t>SHT10</w:t>
      </w:r>
      <w:r>
        <w:rPr>
          <w:rFonts w:hint="eastAsia"/>
        </w:rPr>
        <w:t>会以下述方式表示已正确地接受到指令：在第</w:t>
      </w:r>
      <w:r>
        <w:rPr>
          <w:rFonts w:hint="eastAsia"/>
        </w:rPr>
        <w:t>8</w:t>
      </w:r>
      <w:r>
        <w:rPr>
          <w:rFonts w:hint="eastAsia"/>
        </w:rPr>
        <w:t>个</w:t>
      </w:r>
      <w:r>
        <w:rPr>
          <w:rFonts w:hint="eastAsia"/>
        </w:rPr>
        <w:t>SCK</w:t>
      </w:r>
      <w:r>
        <w:rPr>
          <w:rFonts w:hint="eastAsia"/>
        </w:rPr>
        <w:t>时钟的下降沿之后，将</w:t>
      </w:r>
      <w:r>
        <w:rPr>
          <w:rFonts w:hint="eastAsia"/>
        </w:rPr>
        <w:t>DATA</w:t>
      </w:r>
      <w:r>
        <w:rPr>
          <w:rFonts w:hint="eastAsia"/>
        </w:rPr>
        <w:t>下拉为低电平（</w:t>
      </w:r>
      <w:r>
        <w:rPr>
          <w:rFonts w:hint="eastAsia"/>
        </w:rPr>
        <w:t>ACK</w:t>
      </w:r>
      <w:r>
        <w:rPr>
          <w:rFonts w:hint="eastAsia"/>
        </w:rPr>
        <w:t>位）。在第</w:t>
      </w:r>
      <w:r>
        <w:rPr>
          <w:rFonts w:hint="eastAsia"/>
        </w:rPr>
        <w:t>9</w:t>
      </w:r>
      <w:r>
        <w:rPr>
          <w:rFonts w:hint="eastAsia"/>
        </w:rPr>
        <w:t>个</w:t>
      </w:r>
      <w:r>
        <w:rPr>
          <w:rFonts w:hint="eastAsia"/>
        </w:rPr>
        <w:t>SCK</w:t>
      </w:r>
      <w:r>
        <w:rPr>
          <w:rFonts w:hint="eastAsia"/>
        </w:rPr>
        <w:t>时钟的下降沿之后，释放</w:t>
      </w:r>
      <w:r>
        <w:rPr>
          <w:rFonts w:hint="eastAsia"/>
        </w:rPr>
        <w:t>DATA</w:t>
      </w:r>
      <w:r>
        <w:rPr>
          <w:rFonts w:hint="eastAsia"/>
        </w:rPr>
        <w:t>（恢复高电平）。</w:t>
      </w:r>
    </w:p>
    <w:p w:rsidR="00C9703B" w:rsidRPr="006C08AB" w:rsidRDefault="00C9703B" w:rsidP="00C9703B">
      <w:pPr>
        <w:pStyle w:val="af6"/>
      </w:pPr>
      <w:r>
        <w:rPr>
          <w:rFonts w:hint="eastAsia"/>
        </w:rPr>
        <w:t>表</w:t>
      </w:r>
      <w:r>
        <w:rPr>
          <w:rFonts w:hint="eastAsia"/>
        </w:rPr>
        <w:t>5.1</w:t>
      </w:r>
      <w:r>
        <w:t xml:space="preserve"> SHT10</w:t>
      </w:r>
      <w:r>
        <w:t>命令集</w:t>
      </w:r>
    </w:p>
    <w:tbl>
      <w:tblPr>
        <w:tblStyle w:val="af5"/>
        <w:tblW w:w="5789" w:type="dxa"/>
        <w:jc w:val="center"/>
        <w:tblLook w:val="04A0" w:firstRow="1" w:lastRow="0" w:firstColumn="1" w:lastColumn="0" w:noHBand="0" w:noVBand="1"/>
      </w:tblPr>
      <w:tblGrid>
        <w:gridCol w:w="4531"/>
        <w:gridCol w:w="1258"/>
      </w:tblGrid>
      <w:tr w:rsidR="00E95D38" w:rsidRPr="00E95D38" w:rsidTr="00C9703B">
        <w:trPr>
          <w:trHeight w:val="270"/>
          <w:jc w:val="center"/>
        </w:trPr>
        <w:tc>
          <w:tcPr>
            <w:tcW w:w="4531" w:type="dxa"/>
            <w:tcBorders>
              <w:top w:val="single" w:sz="18" w:space="0" w:color="808080" w:themeColor="background1" w:themeShade="80"/>
              <w:left w:val="single" w:sz="18" w:space="0" w:color="808080" w:themeColor="background1" w:themeShade="80"/>
              <w:bottom w:val="double" w:sz="4" w:space="0" w:color="auto"/>
            </w:tcBorders>
            <w:noWrap/>
            <w:hideMark/>
          </w:tcPr>
          <w:p w:rsidR="00E95D38" w:rsidRPr="00C9703B" w:rsidRDefault="00E95D38" w:rsidP="00E95D38">
            <w:pPr>
              <w:pStyle w:val="af7"/>
              <w:rPr>
                <w:rFonts w:ascii="黑体" w:eastAsia="黑体" w:hAnsi="黑体"/>
              </w:rPr>
            </w:pPr>
            <w:r w:rsidRPr="00C9703B">
              <w:rPr>
                <w:rFonts w:ascii="黑体" w:eastAsia="黑体" w:hAnsi="黑体" w:hint="eastAsia"/>
              </w:rPr>
              <w:t>命令</w:t>
            </w:r>
          </w:p>
        </w:tc>
        <w:tc>
          <w:tcPr>
            <w:tcW w:w="1258" w:type="dxa"/>
            <w:tcBorders>
              <w:top w:val="single" w:sz="18" w:space="0" w:color="808080" w:themeColor="background1" w:themeShade="80"/>
              <w:bottom w:val="double" w:sz="4" w:space="0" w:color="auto"/>
              <w:right w:val="single" w:sz="18" w:space="0" w:color="808080" w:themeColor="background1" w:themeShade="80"/>
            </w:tcBorders>
            <w:noWrap/>
            <w:hideMark/>
          </w:tcPr>
          <w:p w:rsidR="00E95D38" w:rsidRPr="00C9703B" w:rsidRDefault="00E95D38" w:rsidP="00E95D38">
            <w:pPr>
              <w:pStyle w:val="af7"/>
              <w:rPr>
                <w:rFonts w:ascii="黑体" w:eastAsia="黑体" w:hAnsi="黑体"/>
              </w:rPr>
            </w:pPr>
            <w:r w:rsidRPr="00C9703B">
              <w:rPr>
                <w:rFonts w:ascii="黑体" w:eastAsia="黑体" w:hAnsi="黑体" w:hint="eastAsia"/>
              </w:rPr>
              <w:t>代码</w:t>
            </w:r>
          </w:p>
        </w:tc>
      </w:tr>
      <w:tr w:rsidR="00E95D38" w:rsidRPr="00E95D38" w:rsidTr="00C9703B">
        <w:trPr>
          <w:trHeight w:val="270"/>
          <w:jc w:val="center"/>
        </w:trPr>
        <w:tc>
          <w:tcPr>
            <w:tcW w:w="4531" w:type="dxa"/>
            <w:tcBorders>
              <w:top w:val="double" w:sz="4" w:space="0" w:color="auto"/>
              <w:left w:val="single" w:sz="18" w:space="0" w:color="808080" w:themeColor="background1" w:themeShade="80"/>
            </w:tcBorders>
            <w:noWrap/>
            <w:hideMark/>
          </w:tcPr>
          <w:p w:rsidR="00E95D38" w:rsidRPr="00E95D38" w:rsidRDefault="00E95D38" w:rsidP="00E95D38">
            <w:pPr>
              <w:pStyle w:val="af7"/>
            </w:pPr>
            <w:r>
              <w:rPr>
                <w:rFonts w:hint="eastAsia"/>
              </w:rPr>
              <w:t>预留</w:t>
            </w:r>
          </w:p>
        </w:tc>
        <w:tc>
          <w:tcPr>
            <w:tcW w:w="1258" w:type="dxa"/>
            <w:tcBorders>
              <w:top w:val="double" w:sz="4" w:space="0" w:color="auto"/>
              <w:right w:val="single" w:sz="18" w:space="0" w:color="808080" w:themeColor="background1" w:themeShade="80"/>
            </w:tcBorders>
            <w:noWrap/>
            <w:hideMark/>
          </w:tcPr>
          <w:p w:rsidR="00E95D38" w:rsidRPr="00E95D38" w:rsidRDefault="00E95D38" w:rsidP="00E95D38">
            <w:pPr>
              <w:pStyle w:val="af7"/>
            </w:pPr>
            <w:r>
              <w:rPr>
                <w:rFonts w:hint="eastAsia"/>
              </w:rPr>
              <w:t>0000</w:t>
            </w:r>
            <w:r>
              <w:t>x</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温度测量</w:t>
            </w:r>
          </w:p>
        </w:tc>
        <w:tc>
          <w:tcPr>
            <w:tcW w:w="1258" w:type="dxa"/>
            <w:tcBorders>
              <w:right w:val="single" w:sz="18" w:space="0" w:color="808080" w:themeColor="background1" w:themeShade="80"/>
            </w:tcBorders>
            <w:noWrap/>
            <w:hideMark/>
          </w:tcPr>
          <w:p w:rsidR="00E95D38" w:rsidRPr="00C9703B" w:rsidRDefault="00E95D38" w:rsidP="00E95D38">
            <w:pPr>
              <w:pStyle w:val="af7"/>
              <w:rPr>
                <w:b/>
              </w:rPr>
            </w:pPr>
            <w:r w:rsidRPr="00C9703B">
              <w:rPr>
                <w:rFonts w:hint="eastAsia"/>
                <w:b/>
              </w:rPr>
              <w:t>00011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湿度测量</w:t>
            </w:r>
          </w:p>
        </w:tc>
        <w:tc>
          <w:tcPr>
            <w:tcW w:w="1258" w:type="dxa"/>
            <w:tcBorders>
              <w:right w:val="single" w:sz="18" w:space="0" w:color="808080" w:themeColor="background1" w:themeShade="80"/>
            </w:tcBorders>
            <w:noWrap/>
            <w:hideMark/>
          </w:tcPr>
          <w:p w:rsidR="00E95D38" w:rsidRPr="00C9703B" w:rsidRDefault="00C9703B" w:rsidP="00E95D38">
            <w:pPr>
              <w:pStyle w:val="af7"/>
              <w:rPr>
                <w:b/>
              </w:rPr>
            </w:pPr>
            <w:r w:rsidRPr="00C9703B">
              <w:rPr>
                <w:b/>
              </w:rPr>
              <w:t>00101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proofErr w:type="gramStart"/>
            <w:r>
              <w:t>读状态</w:t>
            </w:r>
            <w:proofErr w:type="gramEnd"/>
            <w:r>
              <w:t>寄存器</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00111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写状态寄存器</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00110</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预留</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0101x-1110x</w:t>
            </w:r>
          </w:p>
        </w:tc>
      </w:tr>
      <w:tr w:rsidR="00E95D38" w:rsidRPr="00E95D38" w:rsidTr="00C9703B">
        <w:trPr>
          <w:trHeight w:val="270"/>
          <w:jc w:val="center"/>
        </w:trPr>
        <w:tc>
          <w:tcPr>
            <w:tcW w:w="4531" w:type="dxa"/>
            <w:tcBorders>
              <w:left w:val="single" w:sz="18" w:space="0" w:color="808080" w:themeColor="background1" w:themeShade="80"/>
              <w:bottom w:val="single" w:sz="18" w:space="0" w:color="808080" w:themeColor="background1" w:themeShade="80"/>
            </w:tcBorders>
            <w:noWrap/>
            <w:hideMark/>
          </w:tcPr>
          <w:p w:rsidR="00E95D38" w:rsidRDefault="00E95D38" w:rsidP="00E95D38">
            <w:pPr>
              <w:pStyle w:val="af7"/>
            </w:pPr>
            <w:r>
              <w:rPr>
                <w:rFonts w:hint="eastAsia"/>
              </w:rPr>
              <w:t>软复位，复位接口、清空状态寄存器，即清空为默认值</w:t>
            </w:r>
          </w:p>
          <w:p w:rsidR="00C9703B" w:rsidRPr="00E95D38" w:rsidRDefault="00C9703B" w:rsidP="00E95D38">
            <w:pPr>
              <w:pStyle w:val="af7"/>
            </w:pPr>
            <w:r>
              <w:t>下一次命令前等待至少</w:t>
            </w:r>
            <w:r>
              <w:t>11ms</w:t>
            </w:r>
          </w:p>
        </w:tc>
        <w:tc>
          <w:tcPr>
            <w:tcW w:w="1258" w:type="dxa"/>
            <w:tcBorders>
              <w:bottom w:val="single" w:sz="18" w:space="0" w:color="808080" w:themeColor="background1" w:themeShade="80"/>
              <w:right w:val="single" w:sz="18" w:space="0" w:color="808080" w:themeColor="background1" w:themeShade="80"/>
            </w:tcBorders>
            <w:noWrap/>
            <w:hideMark/>
          </w:tcPr>
          <w:p w:rsidR="00E95D38" w:rsidRPr="00C9703B" w:rsidRDefault="00C9703B" w:rsidP="00E95D38">
            <w:pPr>
              <w:pStyle w:val="af7"/>
              <w:rPr>
                <w:b/>
              </w:rPr>
            </w:pPr>
            <w:r w:rsidRPr="00C9703B">
              <w:rPr>
                <w:rFonts w:hint="eastAsia"/>
                <w:b/>
              </w:rPr>
              <w:t>11110</w:t>
            </w:r>
          </w:p>
        </w:tc>
      </w:tr>
    </w:tbl>
    <w:p w:rsidR="006C08AB" w:rsidRDefault="006C08AB" w:rsidP="006C08AB">
      <w:pPr>
        <w:pStyle w:val="af1"/>
        <w:spacing w:before="120" w:after="120"/>
      </w:pPr>
    </w:p>
    <w:p w:rsidR="00C9703B" w:rsidRPr="002333D5" w:rsidRDefault="00C9703B" w:rsidP="002333D5">
      <w:pPr>
        <w:pStyle w:val="31"/>
        <w:numPr>
          <w:ilvl w:val="0"/>
          <w:numId w:val="14"/>
        </w:numPr>
        <w:ind w:leftChars="0"/>
      </w:pPr>
      <w:r w:rsidRPr="002333D5">
        <w:t>测量时序</w:t>
      </w:r>
      <w:r w:rsidRPr="002333D5">
        <w:rPr>
          <w:rFonts w:hint="eastAsia"/>
        </w:rPr>
        <w:t>(</w:t>
      </w:r>
      <w:r w:rsidRPr="002333D5">
        <w:t>RH</w:t>
      </w:r>
      <w:r w:rsidRPr="002333D5">
        <w:t>和</w:t>
      </w:r>
      <w:r w:rsidRPr="002333D5">
        <w:rPr>
          <w:rFonts w:hint="eastAsia"/>
        </w:rPr>
        <w:t>T)</w:t>
      </w:r>
    </w:p>
    <w:p w:rsidR="00646BD2" w:rsidRDefault="00646BD2" w:rsidP="00646BD2">
      <w:pPr>
        <w:pStyle w:val="af1"/>
        <w:spacing w:before="120" w:after="120"/>
      </w:pPr>
      <w:r>
        <w:rPr>
          <w:rFonts w:hint="eastAsia"/>
        </w:rPr>
        <w:t>发布一组测量命令（‘</w:t>
      </w:r>
      <w:r>
        <w:rPr>
          <w:rFonts w:hint="eastAsia"/>
        </w:rPr>
        <w:t>00000101</w:t>
      </w:r>
      <w:r>
        <w:rPr>
          <w:rFonts w:hint="eastAsia"/>
        </w:rPr>
        <w:t>’表示相对湿度</w:t>
      </w:r>
      <w:r>
        <w:rPr>
          <w:rFonts w:hint="eastAsia"/>
        </w:rPr>
        <w:t>RH</w:t>
      </w:r>
      <w:r>
        <w:rPr>
          <w:rFonts w:hint="eastAsia"/>
        </w:rPr>
        <w:t>，‘</w:t>
      </w:r>
      <w:r>
        <w:rPr>
          <w:rFonts w:hint="eastAsia"/>
        </w:rPr>
        <w:t>00000011</w:t>
      </w:r>
      <w:r>
        <w:rPr>
          <w:rFonts w:hint="eastAsia"/>
        </w:rPr>
        <w:t>’表示相对温度</w:t>
      </w:r>
      <w:r>
        <w:rPr>
          <w:rFonts w:hint="eastAsia"/>
        </w:rPr>
        <w:t>T</w:t>
      </w:r>
      <w:r>
        <w:rPr>
          <w:rFonts w:hint="eastAsia"/>
        </w:rPr>
        <w:t>）后，控制器要等待测量结束。这个过程需要大约</w:t>
      </w:r>
      <w:r>
        <w:rPr>
          <w:rFonts w:hint="eastAsia"/>
        </w:rPr>
        <w:t>20/80/320</w:t>
      </w:r>
      <w:r>
        <w:t>ms</w:t>
      </w:r>
      <w:r>
        <w:t>，分别对应</w:t>
      </w:r>
      <w:r>
        <w:t>8/12/14bit</w:t>
      </w:r>
      <w:r>
        <w:t>测量</w:t>
      </w:r>
      <w:r w:rsidR="00DC09C8">
        <w:t>（在此处使用</w:t>
      </w:r>
      <w:r w:rsidR="00DC09C8">
        <w:rPr>
          <w:rFonts w:hint="eastAsia"/>
        </w:rPr>
        <w:t>1</w:t>
      </w:r>
      <w:r w:rsidR="00DC09C8">
        <w:t>4bit</w:t>
      </w:r>
      <w:r w:rsidR="00DC09C8">
        <w:t>测量）。确切的时间</w:t>
      </w:r>
      <w:proofErr w:type="gramStart"/>
      <w:r w:rsidR="00DC09C8">
        <w:t>随内部晶</w:t>
      </w:r>
      <w:proofErr w:type="gramEnd"/>
      <w:r w:rsidR="00DC09C8">
        <w:t>振速度，最多可能有</w:t>
      </w:r>
      <w:r w:rsidR="00DC09C8">
        <w:t>-30%</w:t>
      </w:r>
      <w:r w:rsidR="00DC09C8">
        <w:t>的变化。</w:t>
      </w:r>
      <w:r w:rsidR="00DC09C8">
        <w:rPr>
          <w:rFonts w:hint="eastAsia"/>
        </w:rPr>
        <w:t>SHT10</w:t>
      </w:r>
      <w:r w:rsidR="00DC09C8">
        <w:rPr>
          <w:rFonts w:hint="eastAsia"/>
        </w:rPr>
        <w:t>通过下拉</w:t>
      </w:r>
      <w:r w:rsidR="00DC09C8">
        <w:rPr>
          <w:rFonts w:hint="eastAsia"/>
        </w:rPr>
        <w:t>DATA</w:t>
      </w:r>
      <w:r w:rsidR="00DC09C8">
        <w:rPr>
          <w:rFonts w:hint="eastAsia"/>
        </w:rPr>
        <w:t>至低电平并进入空闲模式，表示测量的结束。控制器在再次触发</w:t>
      </w:r>
      <w:r w:rsidR="00DC09C8">
        <w:rPr>
          <w:rFonts w:hint="eastAsia"/>
        </w:rPr>
        <w:t>SCK</w:t>
      </w:r>
      <w:r w:rsidR="00DC09C8">
        <w:rPr>
          <w:rFonts w:hint="eastAsia"/>
        </w:rPr>
        <w:t>时钟前，必须等待这个“数据备妥”信号来读出数据。检测数据可以先被存储，这样控制器可以继续执行其它任务在需要时再读出数据。</w:t>
      </w:r>
    </w:p>
    <w:p w:rsidR="00DC09C8" w:rsidRDefault="00DC09C8" w:rsidP="00646BD2">
      <w:pPr>
        <w:pStyle w:val="af1"/>
        <w:spacing w:before="120" w:after="120"/>
      </w:pPr>
      <w:r>
        <w:t>接着传输</w:t>
      </w:r>
      <w:r>
        <w:t>2</w:t>
      </w:r>
      <w:r>
        <w:t>个字节的测量数据</w:t>
      </w:r>
      <w:r>
        <w:rPr>
          <w:rFonts w:hint="eastAsia"/>
        </w:rPr>
        <w:t>。微控制器</w:t>
      </w:r>
      <w:r>
        <w:t>需要通过下拉</w:t>
      </w:r>
      <w:r>
        <w:rPr>
          <w:rFonts w:hint="eastAsia"/>
        </w:rPr>
        <w:t>DATA</w:t>
      </w:r>
      <w:r>
        <w:rPr>
          <w:rFonts w:hint="eastAsia"/>
        </w:rPr>
        <w:t>为低电平，以确认每个字节。所有的数据从最高有效位（</w:t>
      </w:r>
      <w:r>
        <w:rPr>
          <w:rFonts w:hint="eastAsia"/>
        </w:rPr>
        <w:t>MSB</w:t>
      </w:r>
      <w:r>
        <w:rPr>
          <w:rFonts w:hint="eastAsia"/>
        </w:rPr>
        <w:t>）开始，</w:t>
      </w:r>
      <w:proofErr w:type="gramStart"/>
      <w:r>
        <w:rPr>
          <w:rFonts w:hint="eastAsia"/>
        </w:rPr>
        <w:t>右值有效</w:t>
      </w:r>
      <w:proofErr w:type="gramEnd"/>
      <w:r>
        <w:rPr>
          <w:rFonts w:hint="eastAsia"/>
        </w:rPr>
        <w:t>。（例如，对于</w:t>
      </w:r>
      <w:r>
        <w:rPr>
          <w:rFonts w:hint="eastAsia"/>
        </w:rPr>
        <w:t>14</w:t>
      </w:r>
      <w:r>
        <w:t>bit</w:t>
      </w:r>
      <w:r>
        <w:t>数据，从第</w:t>
      </w:r>
      <w:r>
        <w:t>3</w:t>
      </w:r>
      <w:r>
        <w:t>个</w:t>
      </w:r>
      <w:r>
        <w:rPr>
          <w:rFonts w:hint="eastAsia"/>
        </w:rPr>
        <w:t>SCK</w:t>
      </w:r>
      <w:r>
        <w:rPr>
          <w:rFonts w:hint="eastAsia"/>
        </w:rPr>
        <w:t>时钟起算作</w:t>
      </w:r>
      <w:r>
        <w:rPr>
          <w:rFonts w:hint="eastAsia"/>
        </w:rPr>
        <w:t>MSB</w:t>
      </w:r>
      <w:r>
        <w:rPr>
          <w:rFonts w:hint="eastAsia"/>
        </w:rPr>
        <w:t>；而对于</w:t>
      </w:r>
      <w:r>
        <w:rPr>
          <w:rFonts w:hint="eastAsia"/>
        </w:rPr>
        <w:t>8</w:t>
      </w:r>
      <w:r>
        <w:t>bit</w:t>
      </w:r>
      <w:r>
        <w:t>数据，首字节则无意义</w:t>
      </w:r>
      <w:r>
        <w:rPr>
          <w:rFonts w:hint="eastAsia"/>
        </w:rPr>
        <w:t>）。</w:t>
      </w:r>
    </w:p>
    <w:p w:rsidR="00DC09C8" w:rsidRDefault="00FD5898" w:rsidP="00646BD2">
      <w:pPr>
        <w:pStyle w:val="af1"/>
        <w:spacing w:before="120" w:after="120"/>
      </w:pPr>
      <w:r>
        <w:t>在测量和通讯结束后，</w:t>
      </w:r>
      <w:r>
        <w:rPr>
          <w:rFonts w:hint="eastAsia"/>
        </w:rPr>
        <w:t>SHT10</w:t>
      </w:r>
      <w:r>
        <w:rPr>
          <w:rFonts w:hint="eastAsia"/>
        </w:rPr>
        <w:t>自动转入休眠模式。同时，为保证自身温升低于</w:t>
      </w:r>
      <w:r>
        <w:rPr>
          <w:rFonts w:hint="eastAsia"/>
        </w:rPr>
        <w:t>0.1</w:t>
      </w:r>
      <w:r>
        <w:rPr>
          <w:rFonts w:hint="eastAsia"/>
        </w:rPr>
        <w:t>℃，</w:t>
      </w:r>
      <w:r>
        <w:rPr>
          <w:rFonts w:hint="eastAsia"/>
        </w:rPr>
        <w:t>SHT10</w:t>
      </w:r>
      <w:r>
        <w:rPr>
          <w:rFonts w:hint="eastAsia"/>
        </w:rPr>
        <w:t>的激活时间不要超过</w:t>
      </w:r>
      <w:r>
        <w:rPr>
          <w:rFonts w:hint="eastAsia"/>
        </w:rPr>
        <w:t>10%</w:t>
      </w:r>
      <w:r>
        <w:rPr>
          <w:rFonts w:hint="eastAsia"/>
        </w:rPr>
        <w:t>。</w:t>
      </w:r>
    </w:p>
    <w:p w:rsidR="00FD5898" w:rsidRDefault="00FD5898" w:rsidP="00646BD2">
      <w:pPr>
        <w:pStyle w:val="af1"/>
        <w:spacing w:before="120" w:after="120"/>
      </w:pPr>
      <w:r>
        <w:t>具体测量时序举例如下图：</w:t>
      </w:r>
    </w:p>
    <w:p w:rsidR="00FD5898" w:rsidRDefault="00FD5898" w:rsidP="00646BD2">
      <w:pPr>
        <w:pStyle w:val="af1"/>
        <w:spacing w:before="120" w:after="120"/>
      </w:pPr>
      <w:r>
        <w:rPr>
          <w:noProof/>
        </w:rPr>
        <w:drawing>
          <wp:anchor distT="0" distB="0" distL="114300" distR="114300" simplePos="0" relativeHeight="251670528" behindDoc="1" locked="0" layoutInCell="1" allowOverlap="1" wp14:anchorId="518E60E9" wp14:editId="5E28BD0F">
            <wp:simplePos x="0" y="0"/>
            <wp:positionH relativeFrom="margin">
              <wp:posOffset>447040</wp:posOffset>
            </wp:positionH>
            <wp:positionV relativeFrom="paragraph">
              <wp:posOffset>77139</wp:posOffset>
            </wp:positionV>
            <wp:extent cx="4680000" cy="1706805"/>
            <wp:effectExtent l="0" t="0" r="6350" b="8255"/>
            <wp:wrapTight wrapText="bothSides">
              <wp:wrapPolygon edited="0">
                <wp:start x="0" y="0"/>
                <wp:lineTo x="0" y="21463"/>
                <wp:lineTo x="21541" y="21463"/>
                <wp:lineTo x="2154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80000" cy="1706805"/>
                    </a:xfrm>
                    <a:prstGeom prst="rect">
                      <a:avLst/>
                    </a:prstGeom>
                  </pic:spPr>
                </pic:pic>
              </a:graphicData>
            </a:graphic>
            <wp14:sizeRelH relativeFrom="margin">
              <wp14:pctWidth>0</wp14:pctWidth>
            </wp14:sizeRelH>
            <wp14:sizeRelV relativeFrom="margin">
              <wp14:pctHeight>0</wp14:pctHeight>
            </wp14:sizeRelV>
          </wp:anchor>
        </w:drawing>
      </w: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FD5898">
      <w:pPr>
        <w:pStyle w:val="af4"/>
      </w:pPr>
      <w:r>
        <w:rPr>
          <w:rFonts w:hint="eastAsia"/>
        </w:rPr>
        <w:t>图</w:t>
      </w:r>
      <w:r>
        <w:rPr>
          <w:rFonts w:hint="eastAsia"/>
        </w:rPr>
        <w:t>5.2</w:t>
      </w:r>
      <w:r>
        <w:t xml:space="preserve"> RH</w:t>
      </w:r>
      <w:r>
        <w:t>测量时序举例</w:t>
      </w:r>
      <w:r>
        <w:t>:“0000’1001’0011’0001”=2353=75.79%RH</w:t>
      </w:r>
      <w:r>
        <w:t>（未包含温度补偿）</w:t>
      </w:r>
    </w:p>
    <w:p w:rsidR="00FD5898" w:rsidRDefault="00CB0F72" w:rsidP="00445E35">
      <w:pPr>
        <w:pStyle w:val="31"/>
        <w:numPr>
          <w:ilvl w:val="0"/>
          <w:numId w:val="14"/>
        </w:numPr>
        <w:ind w:leftChars="0"/>
      </w:pPr>
      <w:r>
        <w:t>通讯复位时序</w:t>
      </w:r>
    </w:p>
    <w:p w:rsidR="00CB0F72" w:rsidRDefault="00CB0F72" w:rsidP="00CB0F72">
      <w:pPr>
        <w:pStyle w:val="af1"/>
        <w:spacing w:before="120" w:after="120"/>
      </w:pPr>
      <w:r>
        <w:rPr>
          <w:rFonts w:hint="eastAsia"/>
        </w:rPr>
        <w:t>如果与</w:t>
      </w:r>
      <w:r>
        <w:rPr>
          <w:rFonts w:hint="eastAsia"/>
        </w:rPr>
        <w:t>SHT10</w:t>
      </w:r>
      <w:r>
        <w:rPr>
          <w:rFonts w:hint="eastAsia"/>
        </w:rPr>
        <w:t>通讯中断，下列信号时序可以复位串口：</w:t>
      </w:r>
    </w:p>
    <w:p w:rsidR="00CB0F72" w:rsidRDefault="00CB0F72" w:rsidP="00CB0F72">
      <w:pPr>
        <w:pStyle w:val="af1"/>
        <w:spacing w:before="120" w:after="120"/>
      </w:pPr>
      <w:r>
        <w:t>当</w:t>
      </w:r>
      <w:r>
        <w:rPr>
          <w:rFonts w:hint="eastAsia"/>
        </w:rPr>
        <w:t>DATA</w:t>
      </w:r>
      <w:r>
        <w:rPr>
          <w:rFonts w:hint="eastAsia"/>
        </w:rPr>
        <w:t>保持高电平时，触发</w:t>
      </w:r>
      <w:r>
        <w:rPr>
          <w:rFonts w:hint="eastAsia"/>
        </w:rPr>
        <w:t>SCK</w:t>
      </w:r>
      <w:r>
        <w:rPr>
          <w:rFonts w:hint="eastAsia"/>
        </w:rPr>
        <w:t>时钟</w:t>
      </w:r>
      <w:r>
        <w:rPr>
          <w:rFonts w:hint="eastAsia"/>
        </w:rPr>
        <w:t>9</w:t>
      </w:r>
      <w:r>
        <w:rPr>
          <w:rFonts w:hint="eastAsia"/>
        </w:rPr>
        <w:t>次或更多。在下一次指令前，发送一个“传输启动”时序。这些时序只复位串口，状态寄存器内容仍然保留。具体时序图如下：</w:t>
      </w:r>
    </w:p>
    <w:p w:rsidR="00CB0F72" w:rsidRDefault="00CB0F72" w:rsidP="00CB0F72">
      <w:pPr>
        <w:pStyle w:val="af1"/>
        <w:spacing w:before="120" w:after="120"/>
      </w:pPr>
      <w:r>
        <w:rPr>
          <w:noProof/>
        </w:rPr>
        <w:drawing>
          <wp:anchor distT="0" distB="0" distL="114300" distR="114300" simplePos="0" relativeHeight="251671552" behindDoc="1" locked="0" layoutInCell="1" allowOverlap="1" wp14:anchorId="145C39B0" wp14:editId="311DBF59">
            <wp:simplePos x="0" y="0"/>
            <wp:positionH relativeFrom="margin">
              <wp:align>center</wp:align>
            </wp:positionH>
            <wp:positionV relativeFrom="paragraph">
              <wp:posOffset>74930</wp:posOffset>
            </wp:positionV>
            <wp:extent cx="3600000" cy="1048668"/>
            <wp:effectExtent l="0" t="0" r="635" b="0"/>
            <wp:wrapTight wrapText="bothSides">
              <wp:wrapPolygon edited="0">
                <wp:start x="0" y="0"/>
                <wp:lineTo x="0" y="21194"/>
                <wp:lineTo x="21490" y="21194"/>
                <wp:lineTo x="2149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00000" cy="1048668"/>
                    </a:xfrm>
                    <a:prstGeom prst="rect">
                      <a:avLst/>
                    </a:prstGeom>
                  </pic:spPr>
                </pic:pic>
              </a:graphicData>
            </a:graphic>
            <wp14:sizeRelH relativeFrom="margin">
              <wp14:pctWidth>0</wp14:pctWidth>
            </wp14:sizeRelH>
            <wp14:sizeRelV relativeFrom="margin">
              <wp14:pctHeight>0</wp14:pctHeight>
            </wp14:sizeRelV>
          </wp:anchor>
        </w:drawing>
      </w:r>
    </w:p>
    <w:p w:rsidR="00CB0F72" w:rsidRDefault="00CB0F72" w:rsidP="00CB0F72">
      <w:pPr>
        <w:pStyle w:val="af1"/>
        <w:spacing w:before="120" w:after="120"/>
      </w:pPr>
    </w:p>
    <w:p w:rsidR="00CB0F72" w:rsidRDefault="00CB0F72" w:rsidP="00CB0F72">
      <w:pPr>
        <w:pStyle w:val="af1"/>
        <w:spacing w:before="120" w:after="120"/>
      </w:pPr>
    </w:p>
    <w:p w:rsidR="00CB0F72" w:rsidRDefault="00CB0F72" w:rsidP="00CB0F72">
      <w:pPr>
        <w:pStyle w:val="af1"/>
        <w:spacing w:before="120" w:after="120"/>
      </w:pPr>
    </w:p>
    <w:p w:rsidR="00CB0F72" w:rsidRDefault="00CB0F72" w:rsidP="00CB0F72">
      <w:pPr>
        <w:pStyle w:val="af4"/>
      </w:pPr>
      <w:r>
        <w:rPr>
          <w:rFonts w:hint="eastAsia"/>
        </w:rPr>
        <w:t>图</w:t>
      </w:r>
      <w:r>
        <w:rPr>
          <w:rFonts w:hint="eastAsia"/>
        </w:rPr>
        <w:t>5.3</w:t>
      </w:r>
      <w:r>
        <w:t xml:space="preserve"> </w:t>
      </w:r>
      <w:r>
        <w:t>通讯复位时序</w:t>
      </w:r>
    </w:p>
    <w:p w:rsidR="00247EA3" w:rsidRDefault="00441EE6" w:rsidP="00441EE6">
      <w:pPr>
        <w:pStyle w:val="30"/>
        <w:spacing w:before="120" w:after="120"/>
        <w:ind w:left="420"/>
      </w:pPr>
      <w:r>
        <w:rPr>
          <w:rFonts w:hint="eastAsia"/>
        </w:rPr>
        <w:t>5.1.2</w:t>
      </w:r>
      <w:r>
        <w:t xml:space="preserve"> </w:t>
      </w:r>
      <w:r>
        <w:t>超声波在空气中传播时间（声时）数据采集装置的软件设计与开发</w:t>
      </w:r>
    </w:p>
    <w:p w:rsidR="00441EE6" w:rsidRDefault="00A02A0D" w:rsidP="00A02A0D">
      <w:pPr>
        <w:pStyle w:val="af1"/>
        <w:spacing w:before="120" w:after="120"/>
      </w:pPr>
      <w:r>
        <w:rPr>
          <w:rFonts w:hint="eastAsia"/>
        </w:rPr>
        <w:t>声时测量模块的软件设计主要实现的功能包括向超声波传感器输入端发送</w:t>
      </w:r>
      <w:r>
        <w:rPr>
          <w:rFonts w:hint="eastAsia"/>
        </w:rPr>
        <w:t>180k</w:t>
      </w:r>
      <w:r>
        <w:t>Hz</w:t>
      </w:r>
      <w:r>
        <w:t>的矩形脉冲波和从超声波输出端</w:t>
      </w:r>
      <w:r w:rsidR="009A2F73">
        <w:t>接收矩形脉冲波并捕获到第一个矩形脉冲。由于需要完成产生和捕获</w:t>
      </w:r>
      <w:r w:rsidR="009A2F73">
        <w:t>180kHz</w:t>
      </w:r>
      <w:r w:rsidR="009A2F73">
        <w:t>的矩形脉冲，嵌入式系统的节拍定时器产生的软件中断（周期为</w:t>
      </w:r>
      <w:r w:rsidR="009A2F73">
        <w:t>10ms</w:t>
      </w:r>
      <w:r w:rsidR="009A2F73">
        <w:t>）不满足需求。因此需要使用嵌入式系统的硬件定时</w:t>
      </w:r>
      <w:r w:rsidR="00877F67">
        <w:t>器</w:t>
      </w:r>
      <w:r w:rsidR="009A2F73">
        <w:t>/</w:t>
      </w:r>
      <w:r w:rsidR="009A2F73">
        <w:t>计数器</w:t>
      </w:r>
      <w:r w:rsidR="00877F67">
        <w:t>进行脉冲</w:t>
      </w:r>
      <w:r w:rsidR="002333D5">
        <w:t>信号</w:t>
      </w:r>
      <w:r w:rsidR="00877F67">
        <w:t>的发送与接收。</w:t>
      </w:r>
    </w:p>
    <w:p w:rsidR="00877F67" w:rsidRDefault="00877F67" w:rsidP="00A02A0D">
      <w:pPr>
        <w:pStyle w:val="af1"/>
        <w:spacing w:before="120" w:after="120"/>
      </w:pPr>
      <w:r>
        <w:rPr>
          <w:rFonts w:hint="eastAsia"/>
        </w:rPr>
        <w:t>LPC1100</w:t>
      </w:r>
      <w:r>
        <w:rPr>
          <w:rFonts w:hint="eastAsia"/>
        </w:rPr>
        <w:t>系列</w:t>
      </w:r>
      <w:r>
        <w:rPr>
          <w:rFonts w:hint="eastAsia"/>
        </w:rPr>
        <w:t>Cortex-M0</w:t>
      </w:r>
      <w:r>
        <w:rPr>
          <w:rFonts w:hint="eastAsia"/>
        </w:rPr>
        <w:t>微控制器拥有</w:t>
      </w:r>
      <w:r>
        <w:rPr>
          <w:rFonts w:hint="eastAsia"/>
        </w:rPr>
        <w:t>2</w:t>
      </w:r>
      <w:r>
        <w:rPr>
          <w:rFonts w:hint="eastAsia"/>
        </w:rPr>
        <w:t>个</w:t>
      </w:r>
      <w:r>
        <w:rPr>
          <w:rFonts w:hint="eastAsia"/>
        </w:rPr>
        <w:t>32</w:t>
      </w:r>
      <w:r>
        <w:rPr>
          <w:rFonts w:hint="eastAsia"/>
        </w:rPr>
        <w:t>位和</w:t>
      </w:r>
      <w:r>
        <w:rPr>
          <w:rFonts w:hint="eastAsia"/>
        </w:rPr>
        <w:t>2</w:t>
      </w:r>
      <w:r>
        <w:rPr>
          <w:rFonts w:hint="eastAsia"/>
        </w:rPr>
        <w:t>个</w:t>
      </w:r>
      <w:r>
        <w:rPr>
          <w:rFonts w:hint="eastAsia"/>
        </w:rPr>
        <w:t>16</w:t>
      </w:r>
      <w:r>
        <w:rPr>
          <w:rFonts w:hint="eastAsia"/>
        </w:rPr>
        <w:t>位可编程定时器</w:t>
      </w:r>
      <w:r>
        <w:rPr>
          <w:rFonts w:hint="eastAsia"/>
        </w:rPr>
        <w:t>/</w:t>
      </w:r>
      <w:r>
        <w:rPr>
          <w:rFonts w:hint="eastAsia"/>
        </w:rPr>
        <w:t>计数器，均具有捕获比较功能。定时器用来对外设时钟</w:t>
      </w:r>
      <w:r>
        <w:rPr>
          <w:rFonts w:hint="eastAsia"/>
        </w:rPr>
        <w:t>(</w:t>
      </w:r>
      <w:r>
        <w:t>PLCK</w:t>
      </w:r>
      <w:r>
        <w:rPr>
          <w:rFonts w:hint="eastAsia"/>
        </w:rPr>
        <w:t>)</w:t>
      </w:r>
      <w:r>
        <w:rPr>
          <w:rFonts w:hint="eastAsia"/>
        </w:rPr>
        <w:t>进行计数，而计数器对外部脉冲信号进行计数，可选择在规定的时间内产生中断或执行其他操作。每个定时器</w:t>
      </w:r>
      <w:r>
        <w:rPr>
          <w:rFonts w:hint="eastAsia"/>
        </w:rPr>
        <w:t>/</w:t>
      </w:r>
      <w:r>
        <w:rPr>
          <w:rFonts w:hint="eastAsia"/>
        </w:rPr>
        <w:t>计数器还包含</w:t>
      </w:r>
      <w:r>
        <w:rPr>
          <w:rFonts w:hint="eastAsia"/>
        </w:rPr>
        <w:t>1</w:t>
      </w:r>
      <w:r>
        <w:rPr>
          <w:rFonts w:hint="eastAsia"/>
        </w:rPr>
        <w:t>个捕获输入，用来在输入信号变化时捕获定时器瞬时值和产生中断。</w:t>
      </w:r>
    </w:p>
    <w:p w:rsidR="00877F67" w:rsidRDefault="002333D5" w:rsidP="002333D5">
      <w:pPr>
        <w:pStyle w:val="31"/>
        <w:numPr>
          <w:ilvl w:val="0"/>
          <w:numId w:val="13"/>
        </w:numPr>
        <w:ind w:leftChars="0"/>
      </w:pPr>
      <w:r>
        <w:rPr>
          <w:rFonts w:hint="eastAsia"/>
        </w:rPr>
        <w:t>微控制器输出矩形脉冲信号的程序设计与开发</w:t>
      </w:r>
    </w:p>
    <w:p w:rsidR="002333D5" w:rsidRDefault="002333D5" w:rsidP="002333D5">
      <w:pPr>
        <w:pStyle w:val="af1"/>
        <w:spacing w:before="120" w:after="120"/>
      </w:pPr>
      <w:r>
        <w:t>本项目使用</w:t>
      </w:r>
      <w:r>
        <w:t>16</w:t>
      </w:r>
      <w:r>
        <w:t>位定时器</w:t>
      </w:r>
      <w:r>
        <w:t>0</w:t>
      </w:r>
      <w:r>
        <w:t>（</w:t>
      </w:r>
      <w:r>
        <w:rPr>
          <w:rFonts w:hint="eastAsia"/>
        </w:rPr>
        <w:t>CT16B0</w:t>
      </w:r>
      <w:r>
        <w:t>）</w:t>
      </w:r>
      <w:r w:rsidR="007C1DA3">
        <w:t>进行输出信号的控制。将引脚</w:t>
      </w:r>
      <w:r w:rsidR="007C1DA3">
        <w:rPr>
          <w:rFonts w:hint="eastAsia"/>
        </w:rPr>
        <w:t>P0.8</w:t>
      </w:r>
      <w:r w:rsidR="007C1DA3">
        <w:rPr>
          <w:rFonts w:hint="eastAsia"/>
        </w:rPr>
        <w:t>配置为匹配输出功能，并打开</w:t>
      </w:r>
      <w:r w:rsidR="007C1DA3">
        <w:rPr>
          <w:rFonts w:hint="eastAsia"/>
        </w:rPr>
        <w:t>16</w:t>
      </w:r>
      <w:r w:rsidR="007C1DA3">
        <w:rPr>
          <w:rFonts w:hint="eastAsia"/>
        </w:rPr>
        <w:t>为定时器</w:t>
      </w:r>
      <w:r w:rsidR="007C1DA3">
        <w:rPr>
          <w:rFonts w:hint="eastAsia"/>
        </w:rPr>
        <w:t>0</w:t>
      </w:r>
      <w:r w:rsidR="007C1DA3">
        <w:rPr>
          <w:rFonts w:hint="eastAsia"/>
        </w:rPr>
        <w:t>的时钟模块，设置定时器的计数器（</w:t>
      </w:r>
      <w:r w:rsidR="007C1DA3">
        <w:rPr>
          <w:rFonts w:hint="eastAsia"/>
        </w:rPr>
        <w:t>TC</w:t>
      </w:r>
      <w:r w:rsidR="007C1DA3">
        <w:rPr>
          <w:rFonts w:hint="eastAsia"/>
        </w:rPr>
        <w:t>）与</w:t>
      </w:r>
      <w:r w:rsidR="007C1DA3">
        <w:t>匹配寄存器</w:t>
      </w:r>
      <w:r w:rsidR="007C1DA3">
        <w:t>0</w:t>
      </w:r>
      <w:r w:rsidR="007C1DA3">
        <w:t>（</w:t>
      </w:r>
      <w:r w:rsidR="007C1DA3">
        <w:rPr>
          <w:rFonts w:hint="eastAsia"/>
        </w:rPr>
        <w:t>MR0</w:t>
      </w:r>
      <w:r w:rsidR="007C1DA3">
        <w:t>）的数匹配后复位</w:t>
      </w:r>
      <w:r w:rsidR="007C1DA3">
        <w:rPr>
          <w:rFonts w:hint="eastAsia"/>
        </w:rPr>
        <w:t>TC</w:t>
      </w:r>
      <w:r w:rsidR="007C1DA3">
        <w:rPr>
          <w:rFonts w:hint="eastAsia"/>
        </w:rPr>
        <w:t>并产生中断，同时将输出翻转</w:t>
      </w:r>
      <w:r w:rsidR="00567694">
        <w:rPr>
          <w:rFonts w:hint="eastAsia"/>
        </w:rPr>
        <w:t>，经过实验可知在</w:t>
      </w:r>
      <w:r w:rsidR="00567694">
        <w:rPr>
          <w:rFonts w:hint="eastAsia"/>
        </w:rPr>
        <w:t>MR0</w:t>
      </w:r>
      <w:r w:rsidR="00567694">
        <w:rPr>
          <w:rFonts w:hint="eastAsia"/>
        </w:rPr>
        <w:t>为</w:t>
      </w:r>
      <w:r w:rsidR="00567694">
        <w:rPr>
          <w:rFonts w:hint="eastAsia"/>
        </w:rPr>
        <w:t>132</w:t>
      </w:r>
      <w:r w:rsidR="00567694">
        <w:rPr>
          <w:rFonts w:hint="eastAsia"/>
        </w:rPr>
        <w:t>时输出脉冲的频率为</w:t>
      </w:r>
      <w:r w:rsidR="00567694">
        <w:rPr>
          <w:rFonts w:hint="eastAsia"/>
        </w:rPr>
        <w:t>180</w:t>
      </w:r>
      <w:r w:rsidR="00567694">
        <w:t>kHz</w:t>
      </w:r>
      <w:r w:rsidR="007C1DA3">
        <w:rPr>
          <w:rFonts w:hint="eastAsia"/>
        </w:rPr>
        <w:t>。产生中断后在中断处理函数中将</w:t>
      </w:r>
      <w:r w:rsidR="00567694">
        <w:rPr>
          <w:rFonts w:hint="eastAsia"/>
        </w:rPr>
        <w:t>定义的计数的</w:t>
      </w:r>
      <w:r w:rsidR="00567694">
        <w:rPr>
          <w:rFonts w:hint="eastAsia"/>
        </w:rPr>
        <w:t>c</w:t>
      </w:r>
      <w:r w:rsidR="00567694">
        <w:t>ount</w:t>
      </w:r>
      <w:r w:rsidR="00567694">
        <w:rPr>
          <w:rFonts w:hint="eastAsia"/>
        </w:rPr>
        <w:t>对象加一，当</w:t>
      </w:r>
      <w:r w:rsidR="00567694">
        <w:rPr>
          <w:rFonts w:hint="eastAsia"/>
        </w:rPr>
        <w:t>count</w:t>
      </w:r>
      <w:r w:rsidR="00567694">
        <w:rPr>
          <w:rFonts w:hint="eastAsia"/>
        </w:rPr>
        <w:t>的值为</w:t>
      </w:r>
      <w:r w:rsidR="00567694">
        <w:rPr>
          <w:rFonts w:hint="eastAsia"/>
        </w:rPr>
        <w:t>10</w:t>
      </w:r>
      <w:r w:rsidR="00567694">
        <w:rPr>
          <w:rFonts w:hint="eastAsia"/>
        </w:rPr>
        <w:t>时将定时器关闭，此时即可产生</w:t>
      </w:r>
      <w:r w:rsidR="00567694">
        <w:rPr>
          <w:rFonts w:hint="eastAsia"/>
        </w:rPr>
        <w:t>5</w:t>
      </w:r>
      <w:r w:rsidR="00567694">
        <w:rPr>
          <w:rFonts w:hint="eastAsia"/>
        </w:rPr>
        <w:t>个</w:t>
      </w:r>
      <w:r w:rsidR="00567694">
        <w:rPr>
          <w:rFonts w:hint="eastAsia"/>
        </w:rPr>
        <w:t>180kH</w:t>
      </w:r>
      <w:r w:rsidR="00567694">
        <w:t>z</w:t>
      </w:r>
      <w:r w:rsidR="00567694">
        <w:t>的矩形脉冲信号。</w:t>
      </w:r>
    </w:p>
    <w:p w:rsidR="00F80E0E" w:rsidRDefault="00F80E0E" w:rsidP="00F80E0E">
      <w:pPr>
        <w:pStyle w:val="31"/>
        <w:numPr>
          <w:ilvl w:val="0"/>
          <w:numId w:val="13"/>
        </w:numPr>
        <w:ind w:leftChars="0"/>
      </w:pPr>
      <w:r>
        <w:rPr>
          <w:rFonts w:hint="eastAsia"/>
        </w:rPr>
        <w:t>微控制器捕获经过放大和</w:t>
      </w:r>
      <w:proofErr w:type="gramStart"/>
      <w:r>
        <w:rPr>
          <w:rFonts w:hint="eastAsia"/>
        </w:rPr>
        <w:t>过零比较</w:t>
      </w:r>
      <w:proofErr w:type="gramEnd"/>
      <w:r>
        <w:rPr>
          <w:rFonts w:hint="eastAsia"/>
        </w:rPr>
        <w:t>之后的超声波信号的程序设计与开发</w:t>
      </w:r>
    </w:p>
    <w:p w:rsidR="00F80E0E" w:rsidRDefault="00F80E0E" w:rsidP="00F80E0E">
      <w:pPr>
        <w:pStyle w:val="af1"/>
        <w:spacing w:before="120" w:after="120"/>
      </w:pPr>
      <w:r>
        <w:rPr>
          <w:rFonts w:hint="eastAsia"/>
        </w:rPr>
        <w:t>在此处使用</w:t>
      </w:r>
      <w:r>
        <w:rPr>
          <w:rFonts w:hint="eastAsia"/>
        </w:rPr>
        <w:t>32</w:t>
      </w:r>
      <w:r>
        <w:rPr>
          <w:rFonts w:hint="eastAsia"/>
        </w:rPr>
        <w:t>位定时器</w:t>
      </w:r>
      <w:r>
        <w:rPr>
          <w:rFonts w:hint="eastAsia"/>
        </w:rPr>
        <w:t>1</w:t>
      </w:r>
      <w:r>
        <w:t>（</w:t>
      </w:r>
      <w:r>
        <w:rPr>
          <w:rFonts w:hint="eastAsia"/>
        </w:rPr>
        <w:t>C</w:t>
      </w:r>
      <w:r>
        <w:t>T32B1</w:t>
      </w:r>
      <w:r>
        <w:t>）进行输入信号的捕捉控制。具体初始化操作为将引脚</w:t>
      </w:r>
      <w:r>
        <w:rPr>
          <w:rFonts w:hint="eastAsia"/>
        </w:rPr>
        <w:t>P</w:t>
      </w:r>
      <w:r>
        <w:t>1.0</w:t>
      </w:r>
      <w:r>
        <w:t>配置为捕获输入功能，并打开</w:t>
      </w:r>
      <w:r>
        <w:t>32</w:t>
      </w:r>
      <w:r>
        <w:t>位定时器</w:t>
      </w:r>
      <w:r>
        <w:t>1</w:t>
      </w:r>
      <w:r>
        <w:t>的时钟模块，设置该定时器在信号下降沿（或上升沿，均可）捕获，捕获之后将定时器计数器的值载入捕获寄存器中并进入中断，最后在中断处理函数中将捕获寄存器中的数取出即可。需要注意的是在硬件电路设计与开发章节中可知经过硬件电路处理之后的超声波信号为一串矩形波，因此当定时器捕获到第一个矩形波之后需要将定</w:t>
      </w:r>
      <w:r>
        <w:lastRenderedPageBreak/>
        <w:t>时器关闭，否则捕获寄存器将在对应的上升沿或下降沿不停载入定时器计数器</w:t>
      </w:r>
      <w:r>
        <w:rPr>
          <w:rFonts w:hint="eastAsia"/>
        </w:rPr>
        <w:t>（</w:t>
      </w:r>
      <w:r>
        <w:t>TC</w:t>
      </w:r>
      <w:r>
        <w:t>）的值并不断进入中断。</w:t>
      </w:r>
    </w:p>
    <w:p w:rsidR="00445E35" w:rsidRDefault="00445E35" w:rsidP="00445E35">
      <w:pPr>
        <w:pStyle w:val="30"/>
        <w:spacing w:before="120" w:after="120"/>
        <w:ind w:left="420"/>
      </w:pPr>
      <w:r>
        <w:rPr>
          <w:rFonts w:hint="eastAsia"/>
        </w:rPr>
        <w:t xml:space="preserve">5.1.3 </w:t>
      </w:r>
      <w:proofErr w:type="gramStart"/>
      <w:r>
        <w:rPr>
          <w:rFonts w:hint="eastAsia"/>
        </w:rPr>
        <w:t>蓝牙发送</w:t>
      </w:r>
      <w:proofErr w:type="gramEnd"/>
      <w:r>
        <w:rPr>
          <w:rFonts w:hint="eastAsia"/>
        </w:rPr>
        <w:t>数据模块程序设计与开发</w:t>
      </w:r>
    </w:p>
    <w:p w:rsidR="00445E35" w:rsidRDefault="00445E35" w:rsidP="00445E35">
      <w:pPr>
        <w:pStyle w:val="af1"/>
        <w:spacing w:before="120" w:after="120"/>
      </w:pPr>
      <w:r>
        <w:rPr>
          <w:rFonts w:hint="eastAsia"/>
        </w:rPr>
        <w:t>该项目使用</w:t>
      </w:r>
      <w:proofErr w:type="gramStart"/>
      <w:r>
        <w:rPr>
          <w:rFonts w:hint="eastAsia"/>
        </w:rPr>
        <w:t>的蓝牙模块</w:t>
      </w:r>
      <w:proofErr w:type="gramEnd"/>
      <w:r>
        <w:rPr>
          <w:rFonts w:hint="eastAsia"/>
        </w:rPr>
        <w:t>为</w:t>
      </w:r>
      <w:r>
        <w:rPr>
          <w:rFonts w:hint="eastAsia"/>
        </w:rPr>
        <w:t>HC-05</w:t>
      </w:r>
      <w:proofErr w:type="gramStart"/>
      <w:r>
        <w:rPr>
          <w:rFonts w:hint="eastAsia"/>
        </w:rPr>
        <w:t>嵌入式蓝牙串口</w:t>
      </w:r>
      <w:proofErr w:type="gramEnd"/>
      <w:r>
        <w:rPr>
          <w:rFonts w:hint="eastAsia"/>
        </w:rPr>
        <w:t>通讯模块，该模块具有两种工作模式：命令响应工作模式和自动连接工作模式</w:t>
      </w:r>
      <w:r>
        <w:rPr>
          <w:rFonts w:hint="eastAsia"/>
          <w:vertAlign w:val="superscript"/>
        </w:rPr>
        <w:t>[</w:t>
      </w:r>
      <w:r>
        <w:rPr>
          <w:vertAlign w:val="superscript"/>
        </w:rPr>
        <w:t>10</w:t>
      </w:r>
      <w:r>
        <w:rPr>
          <w:rFonts w:hint="eastAsia"/>
          <w:vertAlign w:val="superscript"/>
        </w:rPr>
        <w:t>]</w:t>
      </w:r>
      <w:r>
        <w:rPr>
          <w:rFonts w:hint="eastAsia"/>
        </w:rPr>
        <w:t>。在自动连接模式下模块又分为主</w:t>
      </w:r>
      <w:r>
        <w:rPr>
          <w:rFonts w:hint="eastAsia"/>
        </w:rPr>
        <w:t>(</w:t>
      </w:r>
      <w:r>
        <w:t>Master</w:t>
      </w:r>
      <w:r>
        <w:rPr>
          <w:rFonts w:hint="eastAsia"/>
        </w:rPr>
        <w:t>)</w:t>
      </w:r>
      <w:r>
        <w:t>、从</w:t>
      </w:r>
      <w:r>
        <w:rPr>
          <w:rFonts w:hint="eastAsia"/>
        </w:rPr>
        <w:t>(</w:t>
      </w:r>
      <w:r>
        <w:t>Slave</w:t>
      </w:r>
      <w:r>
        <w:rPr>
          <w:rFonts w:hint="eastAsia"/>
        </w:rPr>
        <w:t>)</w:t>
      </w:r>
      <w:r>
        <w:rPr>
          <w:rFonts w:hint="eastAsia"/>
        </w:rPr>
        <w:t>、和回环</w:t>
      </w:r>
      <w:r>
        <w:rPr>
          <w:rFonts w:hint="eastAsia"/>
        </w:rPr>
        <w:t>(</w:t>
      </w:r>
      <w:r>
        <w:t>Loopback</w:t>
      </w:r>
      <w:r>
        <w:rPr>
          <w:rFonts w:hint="eastAsia"/>
        </w:rPr>
        <w:t>)</w:t>
      </w:r>
      <w:r>
        <w:rPr>
          <w:rFonts w:hint="eastAsia"/>
        </w:rPr>
        <w:t>三种工作角色。</w:t>
      </w:r>
      <w:proofErr w:type="gramStart"/>
      <w:r>
        <w:rPr>
          <w:rFonts w:hint="eastAsia"/>
        </w:rPr>
        <w:t>蓝牙技术</w:t>
      </w:r>
      <w:proofErr w:type="gramEnd"/>
      <w:r>
        <w:rPr>
          <w:rFonts w:hint="eastAsia"/>
        </w:rPr>
        <w:t>规定每一对设备之间</w:t>
      </w:r>
      <w:proofErr w:type="gramStart"/>
      <w:r>
        <w:rPr>
          <w:rFonts w:hint="eastAsia"/>
        </w:rPr>
        <w:t>进行蓝牙通讯</w:t>
      </w:r>
      <w:proofErr w:type="gramEnd"/>
      <w:r>
        <w:rPr>
          <w:rFonts w:hint="eastAsia"/>
        </w:rPr>
        <w:t>时，必须一个为主角色，另一个为从角色，才能进行通信。通信时，必须</w:t>
      </w:r>
      <w:proofErr w:type="gramStart"/>
      <w:r>
        <w:rPr>
          <w:rFonts w:hint="eastAsia"/>
        </w:rPr>
        <w:t>由主端发起</w:t>
      </w:r>
      <w:proofErr w:type="gramEnd"/>
      <w:r>
        <w:rPr>
          <w:rFonts w:hint="eastAsia"/>
        </w:rPr>
        <w:t>查找，发起配对，</w:t>
      </w:r>
      <w:proofErr w:type="gramStart"/>
      <w:r>
        <w:rPr>
          <w:rFonts w:hint="eastAsia"/>
        </w:rPr>
        <w:t>建链成功</w:t>
      </w:r>
      <w:proofErr w:type="gramEnd"/>
      <w:r>
        <w:rPr>
          <w:rFonts w:hint="eastAsia"/>
        </w:rPr>
        <w:t>后，双方即可收发数据。</w:t>
      </w:r>
      <w:r w:rsidR="00CB7461">
        <w:rPr>
          <w:rFonts w:hint="eastAsia"/>
        </w:rPr>
        <w:t>由于需要实现安卓手机</w:t>
      </w:r>
      <w:proofErr w:type="gramStart"/>
      <w:r w:rsidR="00CB7461">
        <w:rPr>
          <w:rFonts w:hint="eastAsia"/>
        </w:rPr>
        <w:t>与蓝牙模块</w:t>
      </w:r>
      <w:proofErr w:type="gramEnd"/>
      <w:r w:rsidR="00CB7461">
        <w:rPr>
          <w:rFonts w:hint="eastAsia"/>
        </w:rPr>
        <w:t>的通信，而</w:t>
      </w:r>
      <w:proofErr w:type="gramStart"/>
      <w:r w:rsidR="00CB7461">
        <w:rPr>
          <w:rFonts w:hint="eastAsia"/>
        </w:rPr>
        <w:t>当蓝牙模块</w:t>
      </w:r>
      <w:proofErr w:type="gramEnd"/>
      <w:r w:rsidR="00CB7461">
        <w:rPr>
          <w:rFonts w:hint="eastAsia"/>
        </w:rPr>
        <w:t>配置为主模式时无法通过设置</w:t>
      </w:r>
      <w:r w:rsidR="00CB7461">
        <w:rPr>
          <w:rFonts w:hint="eastAsia"/>
        </w:rPr>
        <w:t>PIN</w:t>
      </w:r>
      <w:r w:rsidR="00CB7461">
        <w:rPr>
          <w:rFonts w:hint="eastAsia"/>
        </w:rPr>
        <w:t>码的方式与安卓手机配对，故只能</w:t>
      </w:r>
      <w:proofErr w:type="gramStart"/>
      <w:r w:rsidR="00CB7461">
        <w:rPr>
          <w:rFonts w:hint="eastAsia"/>
        </w:rPr>
        <w:t>将蓝牙模块</w:t>
      </w:r>
      <w:proofErr w:type="gramEnd"/>
      <w:r w:rsidR="00CB7461">
        <w:rPr>
          <w:rFonts w:hint="eastAsia"/>
        </w:rPr>
        <w:t>配置为从模式。配置过程为</w:t>
      </w:r>
      <w:proofErr w:type="gramStart"/>
      <w:r w:rsidR="00CB7461">
        <w:rPr>
          <w:rFonts w:hint="eastAsia"/>
        </w:rPr>
        <w:t>使用蓝牙模块</w:t>
      </w:r>
      <w:proofErr w:type="gramEnd"/>
      <w:r w:rsidR="00CB7461">
        <w:rPr>
          <w:rFonts w:hint="eastAsia"/>
        </w:rPr>
        <w:t>的相应工作模式，在该工作模式下时用户可以向模块发送各种</w:t>
      </w:r>
      <w:r w:rsidR="00CB7461">
        <w:rPr>
          <w:rFonts w:hint="eastAsia"/>
        </w:rPr>
        <w:t>AT</w:t>
      </w:r>
      <w:r w:rsidR="00CB7461">
        <w:rPr>
          <w:rFonts w:hint="eastAsia"/>
        </w:rPr>
        <w:t>指令，为模块设定控制参数或发布控制命令。具体操作如下：</w:t>
      </w:r>
    </w:p>
    <w:p w:rsidR="00CB7461" w:rsidRDefault="00CB7461" w:rsidP="001A3F02">
      <w:pPr>
        <w:pStyle w:val="af1"/>
        <w:numPr>
          <w:ilvl w:val="0"/>
          <w:numId w:val="15"/>
        </w:numPr>
        <w:spacing w:before="120" w:after="120"/>
      </w:pPr>
      <w:proofErr w:type="gramStart"/>
      <w:r>
        <w:rPr>
          <w:rFonts w:hint="eastAsia"/>
        </w:rPr>
        <w:t>将蓝牙模块</w:t>
      </w:r>
      <w:proofErr w:type="gramEnd"/>
      <w:r>
        <w:rPr>
          <w:rFonts w:hint="eastAsia"/>
        </w:rPr>
        <w:t>的</w:t>
      </w:r>
      <w:r>
        <w:rPr>
          <w:rFonts w:hint="eastAsia"/>
        </w:rPr>
        <w:t>TXD</w:t>
      </w:r>
      <w:r w:rsidR="001A3F02">
        <w:rPr>
          <w:rFonts w:hint="eastAsia"/>
        </w:rPr>
        <w:t>引脚</w:t>
      </w:r>
      <w:r>
        <w:rPr>
          <w:rFonts w:hint="eastAsia"/>
        </w:rPr>
        <w:t>与串口模块的</w:t>
      </w:r>
      <w:r>
        <w:rPr>
          <w:rFonts w:hint="eastAsia"/>
        </w:rPr>
        <w:t>RXD</w:t>
      </w:r>
      <w:r w:rsidR="001A3F02">
        <w:rPr>
          <w:rFonts w:hint="eastAsia"/>
        </w:rPr>
        <w:t>引脚</w:t>
      </w:r>
      <w:r>
        <w:rPr>
          <w:rFonts w:hint="eastAsia"/>
        </w:rPr>
        <w:t>，</w:t>
      </w:r>
      <w:proofErr w:type="gramStart"/>
      <w:r>
        <w:rPr>
          <w:rFonts w:hint="eastAsia"/>
        </w:rPr>
        <w:t>蓝牙模块</w:t>
      </w:r>
      <w:proofErr w:type="gramEnd"/>
      <w:r>
        <w:rPr>
          <w:rFonts w:hint="eastAsia"/>
        </w:rPr>
        <w:t>的</w:t>
      </w:r>
      <w:r>
        <w:rPr>
          <w:rFonts w:hint="eastAsia"/>
        </w:rPr>
        <w:t>RXD</w:t>
      </w:r>
      <w:r w:rsidR="001A3F02">
        <w:rPr>
          <w:rFonts w:hint="eastAsia"/>
        </w:rPr>
        <w:t>引脚</w:t>
      </w:r>
      <w:r>
        <w:rPr>
          <w:rFonts w:hint="eastAsia"/>
        </w:rPr>
        <w:t>与串口模块的</w:t>
      </w:r>
      <w:r>
        <w:rPr>
          <w:rFonts w:hint="eastAsia"/>
        </w:rPr>
        <w:t>TXD</w:t>
      </w:r>
      <w:r w:rsidR="001A3F02">
        <w:rPr>
          <w:rFonts w:hint="eastAsia"/>
        </w:rPr>
        <w:t>引脚</w:t>
      </w:r>
      <w:r>
        <w:rPr>
          <w:rFonts w:hint="eastAsia"/>
        </w:rPr>
        <w:t>相连接（有的串口可能由于制作工艺的原因</w:t>
      </w:r>
      <w:r>
        <w:rPr>
          <w:rFonts w:hint="eastAsia"/>
        </w:rPr>
        <w:t>T</w:t>
      </w:r>
      <w:r>
        <w:t>XD</w:t>
      </w:r>
      <w:r>
        <w:t>与</w:t>
      </w:r>
      <w:r>
        <w:rPr>
          <w:rFonts w:hint="eastAsia"/>
        </w:rPr>
        <w:t>RXD</w:t>
      </w:r>
      <w:r>
        <w:rPr>
          <w:rFonts w:hint="eastAsia"/>
        </w:rPr>
        <w:t>标反</w:t>
      </w:r>
      <w:r w:rsidR="001A3F02">
        <w:rPr>
          <w:rFonts w:hint="eastAsia"/>
        </w:rPr>
        <w:t>，因此需要在实际测试后才能确定引脚连接</w:t>
      </w:r>
      <w:r>
        <w:rPr>
          <w:rFonts w:hint="eastAsia"/>
        </w:rPr>
        <w:t>）</w:t>
      </w:r>
      <w:r w:rsidR="001A3F02">
        <w:rPr>
          <w:rFonts w:hint="eastAsia"/>
        </w:rPr>
        <w:t>；</w:t>
      </w:r>
    </w:p>
    <w:p w:rsidR="001A3F02" w:rsidRDefault="001A3F02" w:rsidP="001A3F02">
      <w:pPr>
        <w:pStyle w:val="af1"/>
        <w:numPr>
          <w:ilvl w:val="0"/>
          <w:numId w:val="15"/>
        </w:numPr>
        <w:spacing w:before="120" w:after="120"/>
      </w:pPr>
      <w:r>
        <w:t>在上</w:t>
      </w:r>
      <w:proofErr w:type="gramStart"/>
      <w:r>
        <w:t>电之前将蓝牙</w:t>
      </w:r>
      <w:proofErr w:type="gramEnd"/>
      <w:r>
        <w:t>模块的</w:t>
      </w:r>
      <w:r>
        <w:rPr>
          <w:rFonts w:hint="eastAsia"/>
        </w:rPr>
        <w:t>KEY</w:t>
      </w:r>
      <w:r>
        <w:rPr>
          <w:rFonts w:hint="eastAsia"/>
        </w:rPr>
        <w:t>引脚与高电平的引脚相连（例如</w:t>
      </w:r>
      <w:r>
        <w:rPr>
          <w:rFonts w:hint="eastAsia"/>
        </w:rPr>
        <w:t>VCC</w:t>
      </w:r>
      <w:r>
        <w:rPr>
          <w:rFonts w:hint="eastAsia"/>
        </w:rPr>
        <w:t>引脚），再将</w:t>
      </w:r>
      <w:r>
        <w:rPr>
          <w:rFonts w:hint="eastAsia"/>
        </w:rPr>
        <w:t>VCC</w:t>
      </w:r>
      <w:r>
        <w:rPr>
          <w:rFonts w:hint="eastAsia"/>
        </w:rPr>
        <w:t>引脚和</w:t>
      </w:r>
      <w:r>
        <w:rPr>
          <w:rFonts w:hint="eastAsia"/>
        </w:rPr>
        <w:t>GND</w:t>
      </w:r>
      <w:r>
        <w:rPr>
          <w:rFonts w:hint="eastAsia"/>
        </w:rPr>
        <w:t>引脚与串口模块对应的</w:t>
      </w:r>
      <w:r>
        <w:rPr>
          <w:rFonts w:hint="eastAsia"/>
        </w:rPr>
        <w:t>VCC</w:t>
      </w:r>
      <w:r>
        <w:rPr>
          <w:rFonts w:hint="eastAsia"/>
        </w:rPr>
        <w:t>和</w:t>
      </w:r>
      <w:r>
        <w:rPr>
          <w:rFonts w:hint="eastAsia"/>
        </w:rPr>
        <w:t>GND</w:t>
      </w:r>
      <w:r>
        <w:rPr>
          <w:rFonts w:hint="eastAsia"/>
        </w:rPr>
        <w:t>引脚连接，上电之后</w:t>
      </w:r>
      <w:proofErr w:type="gramStart"/>
      <w:r>
        <w:rPr>
          <w:rFonts w:hint="eastAsia"/>
        </w:rPr>
        <w:t>若蓝牙模块</w:t>
      </w:r>
      <w:proofErr w:type="gramEnd"/>
      <w:r>
        <w:rPr>
          <w:rFonts w:hint="eastAsia"/>
        </w:rPr>
        <w:t>的指示灯长</w:t>
      </w:r>
      <w:proofErr w:type="gramStart"/>
      <w:r>
        <w:rPr>
          <w:rFonts w:hint="eastAsia"/>
        </w:rPr>
        <w:t>亮长灭</w:t>
      </w:r>
      <w:proofErr w:type="gramEnd"/>
      <w:r>
        <w:rPr>
          <w:rFonts w:hint="eastAsia"/>
        </w:rPr>
        <w:t>则说明进入命令相应工作模式（自动连接工作</w:t>
      </w:r>
      <w:proofErr w:type="gramStart"/>
      <w:r>
        <w:rPr>
          <w:rFonts w:hint="eastAsia"/>
        </w:rPr>
        <w:t>时蓝牙模块</w:t>
      </w:r>
      <w:proofErr w:type="gramEnd"/>
      <w:r>
        <w:rPr>
          <w:rFonts w:hint="eastAsia"/>
        </w:rPr>
        <w:t>指示灯为快闪）；</w:t>
      </w:r>
    </w:p>
    <w:p w:rsidR="001A3F02" w:rsidRDefault="001A3F02" w:rsidP="001A3F02">
      <w:pPr>
        <w:pStyle w:val="af1"/>
        <w:numPr>
          <w:ilvl w:val="0"/>
          <w:numId w:val="15"/>
        </w:numPr>
        <w:spacing w:before="120" w:after="120"/>
      </w:pPr>
      <w:r>
        <w:t>使用串口助手，设置串口波特率为</w:t>
      </w:r>
      <w:r>
        <w:t>38400</w:t>
      </w:r>
      <w:r>
        <w:t>，数据位</w:t>
      </w:r>
      <w:r>
        <w:t>8</w:t>
      </w:r>
      <w:r>
        <w:t>位，停止位</w:t>
      </w:r>
      <w:r>
        <w:t>1</w:t>
      </w:r>
      <w:r>
        <w:t>位，无校验位，无流控制；</w:t>
      </w:r>
    </w:p>
    <w:p w:rsidR="001A3F02" w:rsidRDefault="001A3F02" w:rsidP="001A3F02">
      <w:pPr>
        <w:pStyle w:val="af1"/>
        <w:numPr>
          <w:ilvl w:val="0"/>
          <w:numId w:val="15"/>
        </w:numPr>
        <w:spacing w:before="120" w:after="120"/>
      </w:pPr>
      <w:r>
        <w:t>打开串口，用串口发送字符</w:t>
      </w:r>
      <w:r w:rsidR="00BF4652">
        <w:t>“</w:t>
      </w:r>
      <w:r>
        <w:t>AT\r\n</w:t>
      </w:r>
      <w:r w:rsidR="00BF4652">
        <w:t>”</w:t>
      </w:r>
      <w:r>
        <w:t>，若通信成功</w:t>
      </w:r>
      <w:proofErr w:type="gramStart"/>
      <w:r>
        <w:t>则蓝牙模块</w:t>
      </w:r>
      <w:proofErr w:type="gramEnd"/>
      <w:r>
        <w:t>将向串口发送字符</w:t>
      </w:r>
      <w:proofErr w:type="gramStart"/>
      <w:r>
        <w:t>”</w:t>
      </w:r>
      <w:proofErr w:type="gramEnd"/>
      <w:r>
        <w:t>OK\r\n</w:t>
      </w:r>
      <w:proofErr w:type="gramStart"/>
      <w:r>
        <w:t>”</w:t>
      </w:r>
      <w:proofErr w:type="gramEnd"/>
      <w:r>
        <w:t>，如下图所示</w:t>
      </w:r>
      <w:r w:rsidR="00BF4652">
        <w:rPr>
          <w:rFonts w:hint="eastAsia"/>
        </w:rPr>
        <w:t>(</w:t>
      </w:r>
      <w:r w:rsidR="00BF4652">
        <w:rPr>
          <w:rFonts w:hint="eastAsia"/>
        </w:rPr>
        <w:t>图见下页</w:t>
      </w:r>
      <w:r w:rsidR="00BF4652">
        <w:rPr>
          <w:rFonts w:hint="eastAsia"/>
        </w:rPr>
        <w:t>)</w:t>
      </w:r>
      <w:r w:rsidR="00BF4652">
        <w:rPr>
          <w:rFonts w:hint="eastAsia"/>
        </w:rPr>
        <w:t>。</w:t>
      </w: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r w:rsidRPr="00DD3808">
        <w:rPr>
          <w:noProof/>
        </w:rPr>
        <w:drawing>
          <wp:anchor distT="0" distB="0" distL="114300" distR="114300" simplePos="0" relativeHeight="251674624" behindDoc="1" locked="0" layoutInCell="1" allowOverlap="1" wp14:anchorId="6358F15A" wp14:editId="662FF1EB">
            <wp:simplePos x="0" y="0"/>
            <wp:positionH relativeFrom="margin">
              <wp:align>center</wp:align>
            </wp:positionH>
            <wp:positionV relativeFrom="paragraph">
              <wp:posOffset>6985</wp:posOffset>
            </wp:positionV>
            <wp:extent cx="3978910" cy="3273425"/>
            <wp:effectExtent l="0" t="0" r="2540" b="3175"/>
            <wp:wrapTight wrapText="bothSides">
              <wp:wrapPolygon edited="0">
                <wp:start x="0" y="0"/>
                <wp:lineTo x="0" y="21495"/>
                <wp:lineTo x="21510" y="21495"/>
                <wp:lineTo x="21510" y="0"/>
                <wp:lineTo x="0" y="0"/>
              </wp:wrapPolygon>
            </wp:wrapTight>
            <wp:docPr id="16" name="图片 16" descr="D:\university\毕业设计\周斯航\毕业论文\AT 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AT 截图.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78910" cy="327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3808" w:rsidRDefault="00DD3808" w:rsidP="001A3F02">
      <w:pPr>
        <w:pStyle w:val="af1"/>
        <w:spacing w:before="120" w:after="120"/>
        <w:ind w:left="885" w:firstLine="0"/>
      </w:pPr>
    </w:p>
    <w:p w:rsidR="001A3F02" w:rsidRDefault="001A3F02"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DD3808">
      <w:pPr>
        <w:pStyle w:val="af4"/>
      </w:pPr>
      <w:r>
        <w:rPr>
          <w:rFonts w:hint="eastAsia"/>
        </w:rPr>
        <w:t>图</w:t>
      </w:r>
      <w:r>
        <w:rPr>
          <w:rFonts w:hint="eastAsia"/>
        </w:rPr>
        <w:t>5.4</w:t>
      </w:r>
      <w:r>
        <w:t xml:space="preserve"> </w:t>
      </w:r>
      <w:r w:rsidR="00D65198">
        <w:t>使用串口发送</w:t>
      </w:r>
      <w:r w:rsidR="00D65198">
        <w:rPr>
          <w:rFonts w:hint="eastAsia"/>
        </w:rPr>
        <w:t>AT</w:t>
      </w:r>
      <w:r w:rsidR="00D65198">
        <w:rPr>
          <w:rFonts w:hint="eastAsia"/>
        </w:rPr>
        <w:t>指令</w:t>
      </w:r>
      <w:proofErr w:type="gramStart"/>
      <w:r w:rsidR="00D65198">
        <w:rPr>
          <w:rFonts w:hint="eastAsia"/>
        </w:rPr>
        <w:t>配置蓝牙芯片</w:t>
      </w:r>
      <w:proofErr w:type="gramEnd"/>
    </w:p>
    <w:p w:rsidR="00BF4652" w:rsidRDefault="00BF4652" w:rsidP="00BF4652">
      <w:pPr>
        <w:pStyle w:val="af1"/>
        <w:spacing w:before="120" w:after="120"/>
      </w:pPr>
      <w:proofErr w:type="gramStart"/>
      <w:r>
        <w:t>当</w:t>
      </w:r>
      <w:r w:rsidR="003C7FC4">
        <w:t>蓝牙模块</w:t>
      </w:r>
      <w:proofErr w:type="gramEnd"/>
      <w:r>
        <w:t>成功</w:t>
      </w:r>
      <w:r w:rsidR="001672C6">
        <w:t>进入</w:t>
      </w:r>
      <w:r w:rsidR="00DC1350">
        <w:rPr>
          <w:rFonts w:hint="eastAsia"/>
        </w:rPr>
        <w:t>命令相应工作模式并能成功接收</w:t>
      </w:r>
      <w:r w:rsidR="00DC1350">
        <w:rPr>
          <w:rFonts w:hint="eastAsia"/>
        </w:rPr>
        <w:t>AT</w:t>
      </w:r>
      <w:r w:rsidR="00DC1350">
        <w:rPr>
          <w:rFonts w:hint="eastAsia"/>
        </w:rPr>
        <w:t>指令后，就可以使用</w:t>
      </w:r>
      <w:r w:rsidR="00DC1350">
        <w:rPr>
          <w:rFonts w:hint="eastAsia"/>
        </w:rPr>
        <w:t>AT</w:t>
      </w:r>
      <w:r w:rsidR="00DC1350">
        <w:rPr>
          <w:rFonts w:hint="eastAsia"/>
        </w:rPr>
        <w:t>指令</w:t>
      </w:r>
      <w:proofErr w:type="gramStart"/>
      <w:r w:rsidR="00DC1350">
        <w:rPr>
          <w:rFonts w:hint="eastAsia"/>
        </w:rPr>
        <w:t>对蓝牙芯片</w:t>
      </w:r>
      <w:proofErr w:type="gramEnd"/>
      <w:r w:rsidR="00DC1350">
        <w:rPr>
          <w:rFonts w:hint="eastAsia"/>
        </w:rPr>
        <w:t>进行配置，具体指令见下表：</w:t>
      </w:r>
    </w:p>
    <w:p w:rsidR="00B42EB4" w:rsidRDefault="00B42EB4" w:rsidP="00B42EB4">
      <w:pPr>
        <w:pStyle w:val="af6"/>
      </w:pPr>
      <w:r>
        <w:rPr>
          <w:rFonts w:hint="eastAsia"/>
        </w:rPr>
        <w:t>表</w:t>
      </w:r>
      <w:r>
        <w:rPr>
          <w:rFonts w:hint="eastAsia"/>
        </w:rPr>
        <w:t>5.2</w:t>
      </w:r>
      <w:r w:rsidR="00FA2518">
        <w:t xml:space="preserve"> </w:t>
      </w:r>
      <w:r w:rsidR="00FA2518">
        <w:t>常见的</w:t>
      </w:r>
      <w:r w:rsidR="00FA2518">
        <w:rPr>
          <w:rFonts w:hint="eastAsia"/>
        </w:rPr>
        <w:t>AT</w:t>
      </w:r>
      <w:r w:rsidR="00FA2518">
        <w:rPr>
          <w:rFonts w:hint="eastAsia"/>
        </w:rPr>
        <w:t>指令集</w:t>
      </w:r>
    </w:p>
    <w:tbl>
      <w:tblPr>
        <w:tblStyle w:val="af5"/>
        <w:tblW w:w="0" w:type="auto"/>
        <w:tblLook w:val="04A0" w:firstRow="1" w:lastRow="0" w:firstColumn="1" w:lastColumn="0" w:noHBand="0" w:noVBand="1"/>
      </w:tblPr>
      <w:tblGrid>
        <w:gridCol w:w="1578"/>
        <w:gridCol w:w="2457"/>
        <w:gridCol w:w="2315"/>
        <w:gridCol w:w="2428"/>
      </w:tblGrid>
      <w:tr w:rsidR="00B42EB4" w:rsidRPr="00B42EB4" w:rsidTr="00FA2518">
        <w:trPr>
          <w:trHeight w:val="270"/>
          <w:tblHeader/>
        </w:trPr>
        <w:tc>
          <w:tcPr>
            <w:tcW w:w="1578" w:type="dxa"/>
            <w:noWrap/>
            <w:hideMark/>
          </w:tcPr>
          <w:p w:rsidR="00B42EB4" w:rsidRPr="00B42EB4" w:rsidRDefault="00B42EB4" w:rsidP="00B42EB4">
            <w:pPr>
              <w:pStyle w:val="af7"/>
            </w:pPr>
            <w:r w:rsidRPr="00B42EB4">
              <w:rPr>
                <w:rFonts w:hint="eastAsia"/>
              </w:rPr>
              <w:t>指令说明</w:t>
            </w:r>
          </w:p>
        </w:tc>
        <w:tc>
          <w:tcPr>
            <w:tcW w:w="2457" w:type="dxa"/>
            <w:noWrap/>
            <w:hideMark/>
          </w:tcPr>
          <w:p w:rsidR="00B42EB4" w:rsidRPr="00B42EB4" w:rsidRDefault="00B42EB4" w:rsidP="00B42EB4">
            <w:pPr>
              <w:pStyle w:val="af7"/>
            </w:pPr>
            <w:r w:rsidRPr="00B42EB4">
              <w:rPr>
                <w:rFonts w:hint="eastAsia"/>
              </w:rPr>
              <w:t>指令</w:t>
            </w:r>
          </w:p>
        </w:tc>
        <w:tc>
          <w:tcPr>
            <w:tcW w:w="2315" w:type="dxa"/>
            <w:noWrap/>
            <w:hideMark/>
          </w:tcPr>
          <w:p w:rsidR="00B42EB4" w:rsidRPr="00B42EB4" w:rsidRDefault="00B42EB4" w:rsidP="00B42EB4">
            <w:pPr>
              <w:pStyle w:val="af7"/>
            </w:pPr>
            <w:r w:rsidRPr="00B42EB4">
              <w:rPr>
                <w:rFonts w:hint="eastAsia"/>
              </w:rPr>
              <w:t>响应</w:t>
            </w:r>
          </w:p>
        </w:tc>
        <w:tc>
          <w:tcPr>
            <w:tcW w:w="2428" w:type="dxa"/>
            <w:noWrap/>
            <w:hideMark/>
          </w:tcPr>
          <w:p w:rsidR="00B42EB4" w:rsidRPr="00B42EB4" w:rsidRDefault="00B42EB4" w:rsidP="00B42EB4">
            <w:pPr>
              <w:pStyle w:val="af7"/>
            </w:pPr>
            <w:r w:rsidRPr="00B42EB4">
              <w:rPr>
                <w:rFonts w:hint="eastAsia"/>
              </w:rPr>
              <w:t>参数</w:t>
            </w:r>
          </w:p>
        </w:tc>
      </w:tr>
      <w:tr w:rsidR="00B42EB4" w:rsidRPr="00B42EB4" w:rsidTr="00FA2518">
        <w:trPr>
          <w:trHeight w:val="270"/>
        </w:trPr>
        <w:tc>
          <w:tcPr>
            <w:tcW w:w="1578" w:type="dxa"/>
            <w:noWrap/>
            <w:hideMark/>
          </w:tcPr>
          <w:p w:rsidR="00B42EB4" w:rsidRPr="00B42EB4" w:rsidRDefault="00B42EB4" w:rsidP="00B42EB4">
            <w:pPr>
              <w:pStyle w:val="af7"/>
            </w:pPr>
            <w:r w:rsidRPr="00B42EB4">
              <w:rPr>
                <w:rFonts w:hint="eastAsia"/>
              </w:rPr>
              <w:t>测试指令</w:t>
            </w:r>
          </w:p>
        </w:tc>
        <w:tc>
          <w:tcPr>
            <w:tcW w:w="2457" w:type="dxa"/>
            <w:noWrap/>
            <w:hideMark/>
          </w:tcPr>
          <w:p w:rsidR="00B42EB4" w:rsidRPr="00B42EB4" w:rsidRDefault="00B42EB4" w:rsidP="00B42EB4">
            <w:pPr>
              <w:pStyle w:val="af7"/>
            </w:pPr>
            <w:r w:rsidRPr="00B42EB4">
              <w:rPr>
                <w:rFonts w:hint="eastAsia"/>
              </w:rPr>
              <w:t>AT</w:t>
            </w:r>
          </w:p>
        </w:tc>
        <w:tc>
          <w:tcPr>
            <w:tcW w:w="2315" w:type="dxa"/>
            <w:noWrap/>
            <w:hideMark/>
          </w:tcPr>
          <w:p w:rsidR="00B42EB4" w:rsidRPr="00B42EB4" w:rsidRDefault="00B42EB4" w:rsidP="00B42EB4">
            <w:pPr>
              <w:pStyle w:val="af7"/>
            </w:pPr>
            <w:r w:rsidRPr="00B42EB4">
              <w:rPr>
                <w:rFonts w:hint="eastAsia"/>
              </w:rPr>
              <w:t>OK</w:t>
            </w:r>
          </w:p>
        </w:tc>
        <w:tc>
          <w:tcPr>
            <w:tcW w:w="2428" w:type="dxa"/>
            <w:noWrap/>
            <w:hideMark/>
          </w:tcPr>
          <w:p w:rsidR="00B42EB4" w:rsidRPr="00B42EB4" w:rsidRDefault="00B42EB4" w:rsidP="00B42EB4">
            <w:pPr>
              <w:pStyle w:val="af7"/>
            </w:pPr>
            <w:r w:rsidRPr="00B42EB4">
              <w:rPr>
                <w:rFonts w:hint="eastAsia"/>
              </w:rPr>
              <w:t>无</w:t>
            </w:r>
          </w:p>
        </w:tc>
      </w:tr>
      <w:tr w:rsidR="00B42EB4" w:rsidRPr="00B42EB4" w:rsidTr="00FA2518">
        <w:trPr>
          <w:trHeight w:val="270"/>
        </w:trPr>
        <w:tc>
          <w:tcPr>
            <w:tcW w:w="1578" w:type="dxa"/>
            <w:noWrap/>
            <w:hideMark/>
          </w:tcPr>
          <w:p w:rsidR="00B42EB4" w:rsidRPr="00B42EB4" w:rsidRDefault="00B42EB4" w:rsidP="00B42EB4">
            <w:pPr>
              <w:pStyle w:val="af7"/>
            </w:pPr>
            <w:r w:rsidRPr="00B42EB4">
              <w:rPr>
                <w:rFonts w:hint="eastAsia"/>
              </w:rPr>
              <w:t>模块复位</w:t>
            </w:r>
          </w:p>
        </w:tc>
        <w:tc>
          <w:tcPr>
            <w:tcW w:w="2457" w:type="dxa"/>
            <w:noWrap/>
            <w:hideMark/>
          </w:tcPr>
          <w:p w:rsidR="00B42EB4" w:rsidRPr="00B42EB4" w:rsidRDefault="00B42EB4" w:rsidP="00B42EB4">
            <w:pPr>
              <w:pStyle w:val="af7"/>
            </w:pPr>
            <w:r w:rsidRPr="00B42EB4">
              <w:rPr>
                <w:rFonts w:hint="eastAsia"/>
              </w:rPr>
              <w:t>AT+RESET</w:t>
            </w:r>
          </w:p>
        </w:tc>
        <w:tc>
          <w:tcPr>
            <w:tcW w:w="2315" w:type="dxa"/>
            <w:noWrap/>
            <w:hideMark/>
          </w:tcPr>
          <w:p w:rsidR="00B42EB4" w:rsidRPr="00B42EB4" w:rsidRDefault="00B42EB4" w:rsidP="00B42EB4">
            <w:pPr>
              <w:pStyle w:val="af7"/>
            </w:pPr>
            <w:r w:rsidRPr="00B42EB4">
              <w:rPr>
                <w:rFonts w:hint="eastAsia"/>
              </w:rPr>
              <w:t>OK</w:t>
            </w:r>
          </w:p>
        </w:tc>
        <w:tc>
          <w:tcPr>
            <w:tcW w:w="2428" w:type="dxa"/>
            <w:noWrap/>
            <w:hideMark/>
          </w:tcPr>
          <w:p w:rsidR="00B42EB4" w:rsidRPr="00B42EB4" w:rsidRDefault="00B42EB4" w:rsidP="00B42EB4">
            <w:pPr>
              <w:pStyle w:val="af7"/>
            </w:pPr>
            <w:r w:rsidRPr="00B42EB4">
              <w:rPr>
                <w:rFonts w:hint="eastAsia"/>
              </w:rPr>
              <w:t>无</w:t>
            </w:r>
          </w:p>
        </w:tc>
      </w:tr>
      <w:tr w:rsidR="00B42EB4" w:rsidRPr="00B42EB4" w:rsidTr="00FA2518">
        <w:trPr>
          <w:trHeight w:val="270"/>
        </w:trPr>
        <w:tc>
          <w:tcPr>
            <w:tcW w:w="1578" w:type="dxa"/>
            <w:noWrap/>
            <w:hideMark/>
          </w:tcPr>
          <w:p w:rsidR="00B42EB4" w:rsidRPr="00B42EB4" w:rsidRDefault="00B42EB4" w:rsidP="00B42EB4">
            <w:pPr>
              <w:pStyle w:val="af7"/>
            </w:pPr>
            <w:r w:rsidRPr="00B42EB4">
              <w:rPr>
                <w:rFonts w:hint="eastAsia"/>
              </w:rPr>
              <w:t>恢复默认状态</w:t>
            </w:r>
          </w:p>
        </w:tc>
        <w:tc>
          <w:tcPr>
            <w:tcW w:w="2457" w:type="dxa"/>
            <w:noWrap/>
            <w:hideMark/>
          </w:tcPr>
          <w:p w:rsidR="00B42EB4" w:rsidRPr="00B42EB4" w:rsidRDefault="00B42EB4" w:rsidP="00B42EB4">
            <w:pPr>
              <w:pStyle w:val="af7"/>
            </w:pPr>
            <w:r w:rsidRPr="00B42EB4">
              <w:rPr>
                <w:rFonts w:hint="eastAsia"/>
              </w:rPr>
              <w:t>AT+ORGL</w:t>
            </w:r>
          </w:p>
        </w:tc>
        <w:tc>
          <w:tcPr>
            <w:tcW w:w="2315" w:type="dxa"/>
            <w:noWrap/>
            <w:hideMark/>
          </w:tcPr>
          <w:p w:rsidR="00B42EB4" w:rsidRPr="00B42EB4" w:rsidRDefault="00B42EB4" w:rsidP="00B42EB4">
            <w:pPr>
              <w:pStyle w:val="af7"/>
            </w:pPr>
            <w:r w:rsidRPr="00B42EB4">
              <w:rPr>
                <w:rFonts w:hint="eastAsia"/>
              </w:rPr>
              <w:t>OK</w:t>
            </w:r>
          </w:p>
        </w:tc>
        <w:tc>
          <w:tcPr>
            <w:tcW w:w="2428" w:type="dxa"/>
            <w:noWrap/>
            <w:hideMark/>
          </w:tcPr>
          <w:p w:rsidR="00B42EB4" w:rsidRPr="00B42EB4" w:rsidRDefault="00B42EB4" w:rsidP="00B42EB4">
            <w:pPr>
              <w:pStyle w:val="af7"/>
            </w:pPr>
            <w:r w:rsidRPr="00B42EB4">
              <w:rPr>
                <w:rFonts w:hint="eastAsia"/>
              </w:rPr>
              <w:t>无</w:t>
            </w:r>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获取</w:t>
            </w:r>
            <w:proofErr w:type="gramStart"/>
            <w:r w:rsidRPr="00B42EB4">
              <w:rPr>
                <w:rFonts w:hint="eastAsia"/>
              </w:rPr>
              <w:t>模块蓝牙地址</w:t>
            </w:r>
            <w:proofErr w:type="gramEnd"/>
          </w:p>
        </w:tc>
        <w:tc>
          <w:tcPr>
            <w:tcW w:w="2457" w:type="dxa"/>
            <w:noWrap/>
            <w:hideMark/>
          </w:tcPr>
          <w:p w:rsidR="00B42EB4" w:rsidRPr="00B42EB4" w:rsidRDefault="00B42EB4" w:rsidP="00B42EB4">
            <w:pPr>
              <w:pStyle w:val="af7"/>
            </w:pPr>
            <w:r w:rsidRPr="00B42EB4">
              <w:rPr>
                <w:rFonts w:hint="eastAsia"/>
              </w:rPr>
              <w:t>AT+ADDR?</w:t>
            </w:r>
          </w:p>
        </w:tc>
        <w:tc>
          <w:tcPr>
            <w:tcW w:w="2315" w:type="dxa"/>
            <w:hideMark/>
          </w:tcPr>
          <w:p w:rsidR="00B42EB4" w:rsidRPr="00B42EB4" w:rsidRDefault="00B42EB4" w:rsidP="00B42EB4">
            <w:pPr>
              <w:pStyle w:val="af7"/>
            </w:pPr>
            <w:r w:rsidRPr="00B42EB4">
              <w:rPr>
                <w:rFonts w:hint="eastAsia"/>
              </w:rPr>
              <w:t>+ADDR:&lt;</w:t>
            </w:r>
            <w:proofErr w:type="spellStart"/>
            <w:r w:rsidRPr="00B42EB4">
              <w:rPr>
                <w:rFonts w:hint="eastAsia"/>
              </w:rPr>
              <w:t>Param</w:t>
            </w:r>
            <w:proofErr w:type="spellEnd"/>
            <w:r w:rsidRPr="00B42EB4">
              <w:rPr>
                <w:rFonts w:hint="eastAsia"/>
              </w:rPr>
              <w:t>&gt;</w:t>
            </w:r>
            <w:r w:rsidRPr="00B42EB4">
              <w:rPr>
                <w:rFonts w:hint="eastAsia"/>
              </w:rPr>
              <w:br/>
              <w:t>OK</w:t>
            </w:r>
          </w:p>
        </w:tc>
        <w:tc>
          <w:tcPr>
            <w:tcW w:w="2428" w:type="dxa"/>
            <w:noWrap/>
            <w:hideMark/>
          </w:tcPr>
          <w:p w:rsidR="00B42EB4" w:rsidRPr="00B42EB4" w:rsidRDefault="00B42EB4" w:rsidP="00B42EB4">
            <w:pPr>
              <w:pStyle w:val="af7"/>
            </w:pPr>
            <w:proofErr w:type="spellStart"/>
            <w:r w:rsidRPr="00B42EB4">
              <w:rPr>
                <w:rFonts w:hint="eastAsia"/>
              </w:rPr>
              <w:t>Param</w:t>
            </w:r>
            <w:proofErr w:type="spellEnd"/>
            <w:r w:rsidRPr="00B42EB4">
              <w:rPr>
                <w:rFonts w:hint="eastAsia"/>
              </w:rPr>
              <w:t>:</w:t>
            </w:r>
            <w:proofErr w:type="gramStart"/>
            <w:r w:rsidRPr="00B42EB4">
              <w:rPr>
                <w:rFonts w:hint="eastAsia"/>
              </w:rPr>
              <w:t>模块蓝牙地址</w:t>
            </w:r>
            <w:proofErr w:type="gramEnd"/>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设置设备名称</w:t>
            </w:r>
          </w:p>
        </w:tc>
        <w:tc>
          <w:tcPr>
            <w:tcW w:w="2457" w:type="dxa"/>
            <w:noWrap/>
            <w:hideMark/>
          </w:tcPr>
          <w:p w:rsidR="00B42EB4" w:rsidRPr="00B42EB4" w:rsidRDefault="00B42EB4" w:rsidP="00B42EB4">
            <w:pPr>
              <w:pStyle w:val="af7"/>
            </w:pPr>
            <w:r w:rsidRPr="00B42EB4">
              <w:rPr>
                <w:rFonts w:hint="eastAsia"/>
              </w:rPr>
              <w:t>AT+NAME=&lt;</w:t>
            </w:r>
            <w:proofErr w:type="spellStart"/>
            <w:r w:rsidRPr="00B42EB4">
              <w:rPr>
                <w:rFonts w:hint="eastAsia"/>
              </w:rPr>
              <w:t>Param</w:t>
            </w:r>
            <w:proofErr w:type="spellEnd"/>
            <w:r w:rsidRPr="00B42EB4">
              <w:rPr>
                <w:rFonts w:hint="eastAsia"/>
              </w:rPr>
              <w:t>&gt;</w:t>
            </w:r>
          </w:p>
        </w:tc>
        <w:tc>
          <w:tcPr>
            <w:tcW w:w="2315" w:type="dxa"/>
            <w:noWrap/>
            <w:hideMark/>
          </w:tcPr>
          <w:p w:rsidR="00B42EB4" w:rsidRPr="00B42EB4" w:rsidRDefault="00B42EB4" w:rsidP="00B42EB4">
            <w:pPr>
              <w:pStyle w:val="af7"/>
            </w:pPr>
            <w:r w:rsidRPr="00B42EB4">
              <w:rPr>
                <w:rFonts w:hint="eastAsia"/>
              </w:rPr>
              <w:t>OK</w:t>
            </w:r>
          </w:p>
        </w:tc>
        <w:tc>
          <w:tcPr>
            <w:tcW w:w="2428" w:type="dxa"/>
            <w:hideMark/>
          </w:tcPr>
          <w:p w:rsidR="00B42EB4" w:rsidRPr="00B42EB4" w:rsidRDefault="00B42EB4" w:rsidP="00B42EB4">
            <w:pPr>
              <w:pStyle w:val="af7"/>
            </w:pPr>
            <w:proofErr w:type="spellStart"/>
            <w:r w:rsidRPr="00B42EB4">
              <w:rPr>
                <w:rFonts w:hint="eastAsia"/>
              </w:rPr>
              <w:t>Param</w:t>
            </w:r>
            <w:proofErr w:type="spellEnd"/>
            <w:r w:rsidRPr="00B42EB4">
              <w:rPr>
                <w:rFonts w:hint="eastAsia"/>
              </w:rPr>
              <w:t>:</w:t>
            </w:r>
            <w:proofErr w:type="gramStart"/>
            <w:r w:rsidRPr="00B42EB4">
              <w:rPr>
                <w:rFonts w:hint="eastAsia"/>
              </w:rPr>
              <w:t>蓝牙设备</w:t>
            </w:r>
            <w:proofErr w:type="gramEnd"/>
            <w:r w:rsidRPr="00B42EB4">
              <w:rPr>
                <w:rFonts w:hint="eastAsia"/>
              </w:rPr>
              <w:t>名称</w:t>
            </w:r>
            <w:r w:rsidRPr="00B42EB4">
              <w:rPr>
                <w:rFonts w:hint="eastAsia"/>
              </w:rPr>
              <w:br/>
            </w:r>
            <w:r w:rsidRPr="00B42EB4">
              <w:rPr>
                <w:rFonts w:hint="eastAsia"/>
              </w:rPr>
              <w:t>默认名称：“</w:t>
            </w:r>
            <w:r w:rsidRPr="00B42EB4">
              <w:rPr>
                <w:rFonts w:hint="eastAsia"/>
              </w:rPr>
              <w:t>HC-05</w:t>
            </w:r>
            <w:r w:rsidRPr="00B42EB4">
              <w:rPr>
                <w:rFonts w:hint="eastAsia"/>
              </w:rPr>
              <w:t>”</w:t>
            </w:r>
          </w:p>
        </w:tc>
      </w:tr>
      <w:tr w:rsidR="00B42EB4" w:rsidRPr="00B42EB4" w:rsidTr="00FA2518">
        <w:trPr>
          <w:trHeight w:val="810"/>
        </w:trPr>
        <w:tc>
          <w:tcPr>
            <w:tcW w:w="1578" w:type="dxa"/>
            <w:noWrap/>
            <w:hideMark/>
          </w:tcPr>
          <w:p w:rsidR="00B42EB4" w:rsidRPr="00B42EB4" w:rsidRDefault="00B42EB4" w:rsidP="00B42EB4">
            <w:pPr>
              <w:pStyle w:val="af7"/>
            </w:pPr>
            <w:r w:rsidRPr="00B42EB4">
              <w:rPr>
                <w:rFonts w:hint="eastAsia"/>
              </w:rPr>
              <w:t>查询设备名称</w:t>
            </w:r>
          </w:p>
        </w:tc>
        <w:tc>
          <w:tcPr>
            <w:tcW w:w="2457" w:type="dxa"/>
            <w:noWrap/>
            <w:hideMark/>
          </w:tcPr>
          <w:p w:rsidR="00B42EB4" w:rsidRPr="00B42EB4" w:rsidRDefault="00B42EB4" w:rsidP="00B42EB4">
            <w:pPr>
              <w:pStyle w:val="af7"/>
            </w:pPr>
            <w:r w:rsidRPr="00B42EB4">
              <w:rPr>
                <w:rFonts w:hint="eastAsia"/>
              </w:rPr>
              <w:t>AT+NAME?</w:t>
            </w:r>
          </w:p>
        </w:tc>
        <w:tc>
          <w:tcPr>
            <w:tcW w:w="2315" w:type="dxa"/>
            <w:hideMark/>
          </w:tcPr>
          <w:p w:rsidR="00B42EB4" w:rsidRPr="00B42EB4" w:rsidRDefault="00B42EB4" w:rsidP="00B42EB4">
            <w:pPr>
              <w:pStyle w:val="af7"/>
            </w:pPr>
            <w:r w:rsidRPr="00B42EB4">
              <w:rPr>
                <w:rFonts w:hint="eastAsia"/>
              </w:rPr>
              <w:t>1</w:t>
            </w:r>
            <w:r w:rsidRPr="00B42EB4">
              <w:rPr>
                <w:rFonts w:hint="eastAsia"/>
              </w:rPr>
              <w:t>、</w:t>
            </w:r>
            <w:r w:rsidRPr="00B42EB4">
              <w:rPr>
                <w:rFonts w:hint="eastAsia"/>
              </w:rPr>
              <w:t xml:space="preserve"> +NAME:&lt;</w:t>
            </w:r>
            <w:proofErr w:type="spellStart"/>
            <w:r w:rsidRPr="00B42EB4">
              <w:rPr>
                <w:rFonts w:hint="eastAsia"/>
              </w:rPr>
              <w:t>Param</w:t>
            </w:r>
            <w:proofErr w:type="spellEnd"/>
            <w:r w:rsidRPr="00B42EB4">
              <w:rPr>
                <w:rFonts w:hint="eastAsia"/>
              </w:rPr>
              <w:t>&gt;</w:t>
            </w:r>
            <w:r w:rsidRPr="00B42EB4">
              <w:rPr>
                <w:rFonts w:hint="eastAsia"/>
              </w:rPr>
              <w:br/>
              <w:t xml:space="preserve">     OK</w:t>
            </w:r>
            <w:r w:rsidRPr="00B42EB4">
              <w:rPr>
                <w:rFonts w:hint="eastAsia"/>
              </w:rPr>
              <w:t>——成功</w:t>
            </w:r>
            <w:r w:rsidRPr="00B42EB4">
              <w:rPr>
                <w:rFonts w:hint="eastAsia"/>
              </w:rPr>
              <w:br/>
              <w:t>2</w:t>
            </w:r>
            <w:r w:rsidRPr="00B42EB4">
              <w:rPr>
                <w:rFonts w:hint="eastAsia"/>
              </w:rPr>
              <w:t>、</w:t>
            </w:r>
            <w:r w:rsidRPr="00B42EB4">
              <w:rPr>
                <w:rFonts w:hint="eastAsia"/>
              </w:rPr>
              <w:t xml:space="preserve">  FAIL</w:t>
            </w:r>
            <w:r w:rsidRPr="00B42EB4">
              <w:rPr>
                <w:rFonts w:hint="eastAsia"/>
              </w:rPr>
              <w:t>——失败</w:t>
            </w:r>
          </w:p>
        </w:tc>
        <w:tc>
          <w:tcPr>
            <w:tcW w:w="2428" w:type="dxa"/>
            <w:hideMark/>
          </w:tcPr>
          <w:p w:rsidR="00B42EB4" w:rsidRPr="00B42EB4" w:rsidRDefault="00B42EB4" w:rsidP="00B42EB4">
            <w:pPr>
              <w:pStyle w:val="af7"/>
            </w:pPr>
            <w:r w:rsidRPr="00B42EB4">
              <w:rPr>
                <w:rFonts w:hint="eastAsia"/>
              </w:rPr>
              <w:t>同上</w:t>
            </w:r>
          </w:p>
        </w:tc>
      </w:tr>
      <w:tr w:rsidR="00B42EB4" w:rsidRPr="00B42EB4" w:rsidTr="00FA2518">
        <w:trPr>
          <w:trHeight w:val="1350"/>
        </w:trPr>
        <w:tc>
          <w:tcPr>
            <w:tcW w:w="1578" w:type="dxa"/>
            <w:noWrap/>
            <w:hideMark/>
          </w:tcPr>
          <w:p w:rsidR="00B42EB4" w:rsidRPr="00B42EB4" w:rsidRDefault="00B42EB4" w:rsidP="00B42EB4">
            <w:pPr>
              <w:pStyle w:val="af7"/>
            </w:pPr>
            <w:r w:rsidRPr="00B42EB4">
              <w:rPr>
                <w:rFonts w:hint="eastAsia"/>
              </w:rPr>
              <w:t>设置模块角色</w:t>
            </w:r>
          </w:p>
        </w:tc>
        <w:tc>
          <w:tcPr>
            <w:tcW w:w="2457" w:type="dxa"/>
            <w:noWrap/>
            <w:hideMark/>
          </w:tcPr>
          <w:p w:rsidR="00B42EB4" w:rsidRPr="00B42EB4" w:rsidRDefault="00B42EB4" w:rsidP="00B42EB4">
            <w:pPr>
              <w:pStyle w:val="af7"/>
            </w:pPr>
            <w:r w:rsidRPr="00B42EB4">
              <w:rPr>
                <w:rFonts w:hint="eastAsia"/>
              </w:rPr>
              <w:t>AT+ROLE=&lt;</w:t>
            </w:r>
            <w:proofErr w:type="spellStart"/>
            <w:r w:rsidRPr="00B42EB4">
              <w:rPr>
                <w:rFonts w:hint="eastAsia"/>
              </w:rPr>
              <w:t>Param</w:t>
            </w:r>
            <w:proofErr w:type="spellEnd"/>
            <w:r w:rsidRPr="00B42EB4">
              <w:rPr>
                <w:rFonts w:hint="eastAsia"/>
              </w:rPr>
              <w:t>&gt;</w:t>
            </w:r>
          </w:p>
        </w:tc>
        <w:tc>
          <w:tcPr>
            <w:tcW w:w="2315" w:type="dxa"/>
            <w:noWrap/>
            <w:hideMark/>
          </w:tcPr>
          <w:p w:rsidR="00B42EB4" w:rsidRPr="00B42EB4" w:rsidRDefault="00B42EB4" w:rsidP="00B42EB4">
            <w:pPr>
              <w:pStyle w:val="af7"/>
            </w:pPr>
            <w:r w:rsidRPr="00B42EB4">
              <w:rPr>
                <w:rFonts w:hint="eastAsia"/>
              </w:rPr>
              <w:t>OK</w:t>
            </w:r>
          </w:p>
        </w:tc>
        <w:tc>
          <w:tcPr>
            <w:tcW w:w="2428" w:type="dxa"/>
            <w:hideMark/>
          </w:tcPr>
          <w:p w:rsidR="00B42EB4" w:rsidRPr="00B42EB4" w:rsidRDefault="00B42EB4" w:rsidP="00B42EB4">
            <w:pPr>
              <w:pStyle w:val="af7"/>
            </w:pPr>
            <w:proofErr w:type="spellStart"/>
            <w:r w:rsidRPr="00B42EB4">
              <w:rPr>
                <w:rFonts w:hint="eastAsia"/>
              </w:rPr>
              <w:t>Param</w:t>
            </w:r>
            <w:proofErr w:type="spellEnd"/>
            <w:r w:rsidRPr="00B42EB4">
              <w:rPr>
                <w:rFonts w:hint="eastAsia"/>
              </w:rPr>
              <w:t>:</w:t>
            </w:r>
            <w:r w:rsidRPr="00B42EB4">
              <w:rPr>
                <w:rFonts w:hint="eastAsia"/>
              </w:rPr>
              <w:t>参数取值如下：</w:t>
            </w:r>
            <w:r w:rsidRPr="00B42EB4">
              <w:rPr>
                <w:rFonts w:hint="eastAsia"/>
              </w:rPr>
              <w:br/>
              <w:t>0</w:t>
            </w:r>
            <w:r w:rsidRPr="00B42EB4">
              <w:rPr>
                <w:rFonts w:hint="eastAsia"/>
              </w:rPr>
              <w:t>——从角色（</w:t>
            </w:r>
            <w:r w:rsidRPr="00B42EB4">
              <w:rPr>
                <w:rFonts w:hint="eastAsia"/>
              </w:rPr>
              <w:t>Slave</w:t>
            </w:r>
            <w:r w:rsidRPr="00B42EB4">
              <w:rPr>
                <w:rFonts w:hint="eastAsia"/>
              </w:rPr>
              <w:t>）</w:t>
            </w:r>
            <w:r w:rsidRPr="00B42EB4">
              <w:rPr>
                <w:rFonts w:hint="eastAsia"/>
              </w:rPr>
              <w:br/>
              <w:t>1</w:t>
            </w:r>
            <w:r w:rsidRPr="00B42EB4">
              <w:rPr>
                <w:rFonts w:hint="eastAsia"/>
              </w:rPr>
              <w:t>——主角色（</w:t>
            </w:r>
            <w:r w:rsidRPr="00B42EB4">
              <w:rPr>
                <w:rFonts w:hint="eastAsia"/>
              </w:rPr>
              <w:t>Master</w:t>
            </w:r>
            <w:r w:rsidRPr="00B42EB4">
              <w:rPr>
                <w:rFonts w:hint="eastAsia"/>
              </w:rPr>
              <w:t>）</w:t>
            </w:r>
            <w:r w:rsidRPr="00B42EB4">
              <w:rPr>
                <w:rFonts w:hint="eastAsia"/>
              </w:rPr>
              <w:br/>
              <w:t>2</w:t>
            </w:r>
            <w:r w:rsidRPr="00B42EB4">
              <w:rPr>
                <w:rFonts w:hint="eastAsia"/>
              </w:rPr>
              <w:t>——回环角色（</w:t>
            </w:r>
            <w:r w:rsidRPr="00B42EB4">
              <w:rPr>
                <w:rFonts w:hint="eastAsia"/>
              </w:rPr>
              <w:t>Slave-Loop</w:t>
            </w:r>
            <w:r w:rsidRPr="00B42EB4">
              <w:rPr>
                <w:rFonts w:hint="eastAsia"/>
              </w:rPr>
              <w:t>）</w:t>
            </w:r>
            <w:r w:rsidRPr="00B42EB4">
              <w:rPr>
                <w:rFonts w:hint="eastAsia"/>
              </w:rPr>
              <w:br/>
            </w:r>
            <w:r w:rsidRPr="00B42EB4">
              <w:rPr>
                <w:rFonts w:hint="eastAsia"/>
              </w:rPr>
              <w:t>默认值：</w:t>
            </w:r>
            <w:r w:rsidRPr="00B42EB4">
              <w:rPr>
                <w:rFonts w:hint="eastAsia"/>
              </w:rPr>
              <w:t>0</w:t>
            </w:r>
          </w:p>
        </w:tc>
      </w:tr>
    </w:tbl>
    <w:p w:rsidR="00FA2518" w:rsidRDefault="00FA2518"/>
    <w:p w:rsidR="00FA2518" w:rsidRDefault="00FA2518"/>
    <w:p w:rsidR="00FA2518" w:rsidRDefault="00FA2518" w:rsidP="00FA2518">
      <w:pPr>
        <w:pStyle w:val="af6"/>
        <w:wordWrap w:val="0"/>
        <w:jc w:val="right"/>
      </w:pPr>
      <w:r>
        <w:rPr>
          <w:rFonts w:hint="eastAsia"/>
        </w:rPr>
        <w:t>续表</w:t>
      </w:r>
      <w:r>
        <w:rPr>
          <w:rFonts w:hint="eastAsia"/>
        </w:rPr>
        <w:t xml:space="preserve"> 5.2</w:t>
      </w:r>
      <w:r>
        <w:tab/>
        <w:t xml:space="preserve"> </w:t>
      </w:r>
    </w:p>
    <w:tbl>
      <w:tblPr>
        <w:tblStyle w:val="af5"/>
        <w:tblW w:w="0" w:type="auto"/>
        <w:tblLook w:val="04A0" w:firstRow="1" w:lastRow="0" w:firstColumn="1" w:lastColumn="0" w:noHBand="0" w:noVBand="1"/>
      </w:tblPr>
      <w:tblGrid>
        <w:gridCol w:w="1578"/>
        <w:gridCol w:w="2714"/>
        <w:gridCol w:w="2494"/>
        <w:gridCol w:w="1992"/>
      </w:tblGrid>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查询模块角色</w:t>
            </w:r>
          </w:p>
        </w:tc>
        <w:tc>
          <w:tcPr>
            <w:tcW w:w="2714" w:type="dxa"/>
            <w:noWrap/>
            <w:hideMark/>
          </w:tcPr>
          <w:p w:rsidR="00B42EB4" w:rsidRPr="00B42EB4" w:rsidRDefault="00B42EB4" w:rsidP="00B42EB4">
            <w:pPr>
              <w:pStyle w:val="af7"/>
            </w:pPr>
            <w:r w:rsidRPr="00B42EB4">
              <w:rPr>
                <w:rFonts w:hint="eastAsia"/>
              </w:rPr>
              <w:t>AT+ROLE?</w:t>
            </w:r>
          </w:p>
        </w:tc>
        <w:tc>
          <w:tcPr>
            <w:tcW w:w="2494" w:type="dxa"/>
            <w:hideMark/>
          </w:tcPr>
          <w:p w:rsidR="00B42EB4" w:rsidRPr="00B42EB4" w:rsidRDefault="00B42EB4" w:rsidP="00B42EB4">
            <w:pPr>
              <w:pStyle w:val="af7"/>
            </w:pPr>
            <w:r w:rsidRPr="00B42EB4">
              <w:rPr>
                <w:rFonts w:hint="eastAsia"/>
              </w:rPr>
              <w:t>+ROLE:&lt;</w:t>
            </w:r>
            <w:proofErr w:type="spellStart"/>
            <w:r w:rsidRPr="00B42EB4">
              <w:rPr>
                <w:rFonts w:hint="eastAsia"/>
              </w:rPr>
              <w:t>Param</w:t>
            </w:r>
            <w:proofErr w:type="spellEnd"/>
            <w:r w:rsidRPr="00B42EB4">
              <w:rPr>
                <w:rFonts w:hint="eastAsia"/>
              </w:rPr>
              <w:t>&gt;</w:t>
            </w:r>
            <w:r w:rsidRPr="00B42EB4">
              <w:rPr>
                <w:rFonts w:hint="eastAsia"/>
              </w:rPr>
              <w:br/>
              <w:t>OK</w:t>
            </w:r>
          </w:p>
        </w:tc>
        <w:tc>
          <w:tcPr>
            <w:tcW w:w="1992" w:type="dxa"/>
            <w:hideMark/>
          </w:tcPr>
          <w:p w:rsidR="00B42EB4" w:rsidRPr="00B42EB4" w:rsidRDefault="00B42EB4" w:rsidP="00B42EB4">
            <w:pPr>
              <w:pStyle w:val="af7"/>
            </w:pPr>
            <w:r w:rsidRPr="00B42EB4">
              <w:rPr>
                <w:rFonts w:hint="eastAsia"/>
              </w:rPr>
              <w:t>同上</w:t>
            </w:r>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设置配对码</w:t>
            </w:r>
          </w:p>
        </w:tc>
        <w:tc>
          <w:tcPr>
            <w:tcW w:w="2714" w:type="dxa"/>
            <w:noWrap/>
            <w:hideMark/>
          </w:tcPr>
          <w:p w:rsidR="00B42EB4" w:rsidRPr="00B42EB4" w:rsidRDefault="00B42EB4" w:rsidP="00B42EB4">
            <w:pPr>
              <w:pStyle w:val="af7"/>
            </w:pPr>
            <w:r w:rsidRPr="00B42EB4">
              <w:rPr>
                <w:rFonts w:hint="eastAsia"/>
              </w:rPr>
              <w:t>AT+PSWD=&lt;</w:t>
            </w:r>
            <w:proofErr w:type="spellStart"/>
            <w:r w:rsidRPr="00B42EB4">
              <w:rPr>
                <w:rFonts w:hint="eastAsia"/>
              </w:rPr>
              <w:t>Param</w:t>
            </w:r>
            <w:proofErr w:type="spellEnd"/>
            <w:r w:rsidRPr="00B42EB4">
              <w:rPr>
                <w:rFonts w:hint="eastAsia"/>
              </w:rPr>
              <w:t>&gt;</w:t>
            </w:r>
          </w:p>
        </w:tc>
        <w:tc>
          <w:tcPr>
            <w:tcW w:w="2494" w:type="dxa"/>
            <w:noWrap/>
            <w:hideMark/>
          </w:tcPr>
          <w:p w:rsidR="00B42EB4" w:rsidRPr="00B42EB4" w:rsidRDefault="00B42EB4" w:rsidP="00B42EB4">
            <w:pPr>
              <w:pStyle w:val="af7"/>
            </w:pPr>
            <w:r w:rsidRPr="00B42EB4">
              <w:rPr>
                <w:rFonts w:hint="eastAsia"/>
              </w:rPr>
              <w:t>OK</w:t>
            </w:r>
          </w:p>
        </w:tc>
        <w:tc>
          <w:tcPr>
            <w:tcW w:w="1992" w:type="dxa"/>
            <w:hideMark/>
          </w:tcPr>
          <w:p w:rsidR="00B42EB4" w:rsidRPr="00B42EB4" w:rsidRDefault="00B42EB4" w:rsidP="00B42EB4">
            <w:pPr>
              <w:pStyle w:val="af7"/>
            </w:pPr>
            <w:proofErr w:type="spellStart"/>
            <w:r w:rsidRPr="00B42EB4">
              <w:rPr>
                <w:rFonts w:hint="eastAsia"/>
              </w:rPr>
              <w:t>Param</w:t>
            </w:r>
            <w:proofErr w:type="spellEnd"/>
            <w:r w:rsidRPr="00B42EB4">
              <w:rPr>
                <w:rFonts w:hint="eastAsia"/>
              </w:rPr>
              <w:t>:</w:t>
            </w:r>
            <w:r w:rsidRPr="00B42EB4">
              <w:rPr>
                <w:rFonts w:hint="eastAsia"/>
              </w:rPr>
              <w:t>配对码</w:t>
            </w:r>
            <w:r w:rsidRPr="00B42EB4">
              <w:rPr>
                <w:rFonts w:hint="eastAsia"/>
              </w:rPr>
              <w:br/>
            </w:r>
            <w:r w:rsidRPr="00B42EB4">
              <w:rPr>
                <w:rFonts w:hint="eastAsia"/>
              </w:rPr>
              <w:t>默认名称：“</w:t>
            </w:r>
            <w:r w:rsidRPr="00B42EB4">
              <w:rPr>
                <w:rFonts w:hint="eastAsia"/>
              </w:rPr>
              <w:t>1234</w:t>
            </w:r>
            <w:r w:rsidRPr="00B42EB4">
              <w:rPr>
                <w:rFonts w:hint="eastAsia"/>
              </w:rPr>
              <w:t>”</w:t>
            </w:r>
          </w:p>
        </w:tc>
      </w:tr>
      <w:tr w:rsidR="00B42EB4" w:rsidRPr="00B42EB4" w:rsidTr="00FA2518">
        <w:trPr>
          <w:trHeight w:val="540"/>
        </w:trPr>
        <w:tc>
          <w:tcPr>
            <w:tcW w:w="1578" w:type="dxa"/>
            <w:noWrap/>
            <w:hideMark/>
          </w:tcPr>
          <w:p w:rsidR="00B42EB4" w:rsidRPr="00B42EB4" w:rsidRDefault="00B42EB4" w:rsidP="00B42EB4">
            <w:pPr>
              <w:pStyle w:val="af7"/>
            </w:pPr>
            <w:r w:rsidRPr="00B42EB4">
              <w:rPr>
                <w:rFonts w:hint="eastAsia"/>
              </w:rPr>
              <w:t>查询配对码</w:t>
            </w:r>
          </w:p>
        </w:tc>
        <w:tc>
          <w:tcPr>
            <w:tcW w:w="2714" w:type="dxa"/>
            <w:noWrap/>
            <w:hideMark/>
          </w:tcPr>
          <w:p w:rsidR="00B42EB4" w:rsidRPr="00B42EB4" w:rsidRDefault="00B42EB4" w:rsidP="00B42EB4">
            <w:pPr>
              <w:pStyle w:val="af7"/>
            </w:pPr>
            <w:r w:rsidRPr="00B42EB4">
              <w:rPr>
                <w:rFonts w:hint="eastAsia"/>
              </w:rPr>
              <w:t>AT+PSWD?</w:t>
            </w:r>
          </w:p>
        </w:tc>
        <w:tc>
          <w:tcPr>
            <w:tcW w:w="2494" w:type="dxa"/>
            <w:hideMark/>
          </w:tcPr>
          <w:p w:rsidR="00B42EB4" w:rsidRPr="00B42EB4" w:rsidRDefault="00B42EB4" w:rsidP="00B42EB4">
            <w:pPr>
              <w:pStyle w:val="af7"/>
            </w:pPr>
            <w:r w:rsidRPr="00B42EB4">
              <w:rPr>
                <w:rFonts w:hint="eastAsia"/>
              </w:rPr>
              <w:t>+PSWD:&lt;</w:t>
            </w:r>
            <w:proofErr w:type="spellStart"/>
            <w:r w:rsidRPr="00B42EB4">
              <w:rPr>
                <w:rFonts w:hint="eastAsia"/>
              </w:rPr>
              <w:t>Param</w:t>
            </w:r>
            <w:proofErr w:type="spellEnd"/>
            <w:r w:rsidRPr="00B42EB4">
              <w:rPr>
                <w:rFonts w:hint="eastAsia"/>
              </w:rPr>
              <w:t>&gt;</w:t>
            </w:r>
            <w:r w:rsidRPr="00B42EB4">
              <w:rPr>
                <w:rFonts w:hint="eastAsia"/>
              </w:rPr>
              <w:br/>
            </w:r>
            <w:r w:rsidRPr="00B42EB4">
              <w:rPr>
                <w:rFonts w:hint="eastAsia"/>
              </w:rPr>
              <w:lastRenderedPageBreak/>
              <w:t>OK</w:t>
            </w:r>
          </w:p>
        </w:tc>
        <w:tc>
          <w:tcPr>
            <w:tcW w:w="1992" w:type="dxa"/>
            <w:hideMark/>
          </w:tcPr>
          <w:p w:rsidR="00B42EB4" w:rsidRPr="00B42EB4" w:rsidRDefault="00B42EB4" w:rsidP="00B42EB4">
            <w:pPr>
              <w:pStyle w:val="af7"/>
            </w:pPr>
            <w:r w:rsidRPr="00B42EB4">
              <w:rPr>
                <w:rFonts w:hint="eastAsia"/>
              </w:rPr>
              <w:lastRenderedPageBreak/>
              <w:t>同上</w:t>
            </w:r>
          </w:p>
        </w:tc>
      </w:tr>
      <w:tr w:rsidR="00B42EB4" w:rsidRPr="00B42EB4" w:rsidTr="00FA2518">
        <w:trPr>
          <w:trHeight w:val="3510"/>
        </w:trPr>
        <w:tc>
          <w:tcPr>
            <w:tcW w:w="1578" w:type="dxa"/>
            <w:noWrap/>
            <w:hideMark/>
          </w:tcPr>
          <w:p w:rsidR="00B42EB4" w:rsidRPr="00B42EB4" w:rsidRDefault="00B42EB4" w:rsidP="00B42EB4">
            <w:pPr>
              <w:pStyle w:val="af7"/>
            </w:pPr>
            <w:r w:rsidRPr="00B42EB4">
              <w:rPr>
                <w:rFonts w:hint="eastAsia"/>
              </w:rPr>
              <w:lastRenderedPageBreak/>
              <w:t>设置串口参数</w:t>
            </w:r>
          </w:p>
        </w:tc>
        <w:tc>
          <w:tcPr>
            <w:tcW w:w="2714" w:type="dxa"/>
            <w:hideMark/>
          </w:tcPr>
          <w:p w:rsidR="00B42EB4" w:rsidRPr="00B42EB4" w:rsidRDefault="00B42EB4" w:rsidP="00B42EB4">
            <w:pPr>
              <w:pStyle w:val="af7"/>
            </w:pPr>
            <w:r w:rsidRPr="00B42EB4">
              <w:rPr>
                <w:rFonts w:hint="eastAsia"/>
              </w:rPr>
              <w:t>AT+UART=&lt;Param1&gt;,&lt;Param2&gt;,</w:t>
            </w:r>
            <w:r w:rsidRPr="00B42EB4">
              <w:rPr>
                <w:rFonts w:hint="eastAsia"/>
              </w:rPr>
              <w:br/>
              <w:t>&lt;Param3&gt;</w:t>
            </w:r>
          </w:p>
        </w:tc>
        <w:tc>
          <w:tcPr>
            <w:tcW w:w="2494" w:type="dxa"/>
            <w:noWrap/>
            <w:hideMark/>
          </w:tcPr>
          <w:p w:rsidR="00B42EB4" w:rsidRPr="00B42EB4" w:rsidRDefault="00B42EB4" w:rsidP="00B42EB4">
            <w:pPr>
              <w:pStyle w:val="af7"/>
            </w:pPr>
            <w:r w:rsidRPr="00B42EB4">
              <w:rPr>
                <w:rFonts w:hint="eastAsia"/>
              </w:rPr>
              <w:t>OK</w:t>
            </w:r>
          </w:p>
        </w:tc>
        <w:tc>
          <w:tcPr>
            <w:tcW w:w="1992" w:type="dxa"/>
            <w:hideMark/>
          </w:tcPr>
          <w:p w:rsidR="00B42EB4" w:rsidRPr="00B42EB4" w:rsidRDefault="00B42EB4" w:rsidP="00B42EB4">
            <w:pPr>
              <w:pStyle w:val="af7"/>
            </w:pPr>
            <w:r w:rsidRPr="00B42EB4">
              <w:rPr>
                <w:rFonts w:hint="eastAsia"/>
              </w:rPr>
              <w:t>Param1</w:t>
            </w:r>
            <w:r w:rsidRPr="00B42EB4">
              <w:rPr>
                <w:rFonts w:hint="eastAsia"/>
              </w:rPr>
              <w:t>：波特率（</w:t>
            </w:r>
            <w:r w:rsidRPr="00B42EB4">
              <w:rPr>
                <w:rFonts w:hint="eastAsia"/>
              </w:rPr>
              <w:t>bit/s</w:t>
            </w:r>
            <w:r w:rsidRPr="00B42EB4">
              <w:rPr>
                <w:rFonts w:hint="eastAsia"/>
              </w:rPr>
              <w:t>）</w:t>
            </w:r>
            <w:r w:rsidRPr="00B42EB4">
              <w:rPr>
                <w:rFonts w:hint="eastAsia"/>
              </w:rPr>
              <w:br/>
            </w:r>
            <w:r w:rsidRPr="00B42EB4">
              <w:rPr>
                <w:rFonts w:hint="eastAsia"/>
              </w:rPr>
              <w:t>取值如下（十进制）：</w:t>
            </w:r>
            <w:r w:rsidRPr="00B42EB4">
              <w:rPr>
                <w:rFonts w:hint="eastAsia"/>
              </w:rPr>
              <w:br/>
              <w:t>4800</w:t>
            </w:r>
            <w:r w:rsidRPr="00B42EB4">
              <w:rPr>
                <w:rFonts w:hint="eastAsia"/>
              </w:rPr>
              <w:t>，</w:t>
            </w:r>
            <w:r w:rsidRPr="00B42EB4">
              <w:rPr>
                <w:rFonts w:hint="eastAsia"/>
              </w:rPr>
              <w:t>9600</w:t>
            </w:r>
            <w:r w:rsidRPr="00B42EB4">
              <w:rPr>
                <w:rFonts w:hint="eastAsia"/>
              </w:rPr>
              <w:t>，</w:t>
            </w:r>
            <w:r w:rsidRPr="00B42EB4">
              <w:rPr>
                <w:rFonts w:hint="eastAsia"/>
              </w:rPr>
              <w:t>19200</w:t>
            </w:r>
            <w:r w:rsidRPr="00B42EB4">
              <w:rPr>
                <w:rFonts w:hint="eastAsia"/>
              </w:rPr>
              <w:t>，</w:t>
            </w:r>
            <w:r w:rsidRPr="00B42EB4">
              <w:rPr>
                <w:rFonts w:hint="eastAsia"/>
              </w:rPr>
              <w:t>38400</w:t>
            </w:r>
            <w:r w:rsidRPr="00B42EB4">
              <w:rPr>
                <w:rFonts w:hint="eastAsia"/>
              </w:rPr>
              <w:t>，</w:t>
            </w:r>
            <w:r w:rsidRPr="00B42EB4">
              <w:rPr>
                <w:rFonts w:hint="eastAsia"/>
              </w:rPr>
              <w:br/>
              <w:t>57600</w:t>
            </w:r>
            <w:r w:rsidRPr="00B42EB4">
              <w:rPr>
                <w:rFonts w:hint="eastAsia"/>
              </w:rPr>
              <w:t>，</w:t>
            </w:r>
            <w:r w:rsidRPr="00B42EB4">
              <w:rPr>
                <w:rFonts w:hint="eastAsia"/>
              </w:rPr>
              <w:t>115200</w:t>
            </w:r>
            <w:r w:rsidRPr="00B42EB4">
              <w:rPr>
                <w:rFonts w:hint="eastAsia"/>
              </w:rPr>
              <w:t>，</w:t>
            </w:r>
            <w:r w:rsidRPr="00B42EB4">
              <w:rPr>
                <w:rFonts w:hint="eastAsia"/>
              </w:rPr>
              <w:t>23400</w:t>
            </w:r>
            <w:r w:rsidRPr="00B42EB4">
              <w:rPr>
                <w:rFonts w:hint="eastAsia"/>
              </w:rPr>
              <w:t>，</w:t>
            </w:r>
            <w:r w:rsidRPr="00B42EB4">
              <w:rPr>
                <w:rFonts w:hint="eastAsia"/>
              </w:rPr>
              <w:t>460800</w:t>
            </w:r>
            <w:r w:rsidRPr="00B42EB4">
              <w:rPr>
                <w:rFonts w:hint="eastAsia"/>
              </w:rPr>
              <w:t>，</w:t>
            </w:r>
            <w:r w:rsidRPr="00B42EB4">
              <w:rPr>
                <w:rFonts w:hint="eastAsia"/>
              </w:rPr>
              <w:t>921600</w:t>
            </w:r>
            <w:r w:rsidRPr="00B42EB4">
              <w:rPr>
                <w:rFonts w:hint="eastAsia"/>
              </w:rPr>
              <w:t>，</w:t>
            </w:r>
            <w:r w:rsidRPr="00B42EB4">
              <w:rPr>
                <w:rFonts w:hint="eastAsia"/>
              </w:rPr>
              <w:t>1382400</w:t>
            </w:r>
            <w:r w:rsidRPr="00B42EB4">
              <w:rPr>
                <w:rFonts w:hint="eastAsia"/>
              </w:rPr>
              <w:br/>
              <w:t>Param2</w:t>
            </w:r>
            <w:r w:rsidRPr="00B42EB4">
              <w:rPr>
                <w:rFonts w:hint="eastAsia"/>
              </w:rPr>
              <w:t>：停止位</w:t>
            </w:r>
            <w:r w:rsidRPr="00B42EB4">
              <w:rPr>
                <w:rFonts w:hint="eastAsia"/>
              </w:rPr>
              <w:br/>
              <w:t>0</w:t>
            </w:r>
            <w:r w:rsidRPr="00B42EB4">
              <w:rPr>
                <w:rFonts w:hint="eastAsia"/>
              </w:rPr>
              <w:t>——</w:t>
            </w:r>
            <w:r w:rsidRPr="00B42EB4">
              <w:rPr>
                <w:rFonts w:hint="eastAsia"/>
              </w:rPr>
              <w:t>1</w:t>
            </w:r>
            <w:r w:rsidRPr="00B42EB4">
              <w:rPr>
                <w:rFonts w:hint="eastAsia"/>
              </w:rPr>
              <w:t>位</w:t>
            </w:r>
            <w:r w:rsidRPr="00B42EB4">
              <w:rPr>
                <w:rFonts w:hint="eastAsia"/>
              </w:rPr>
              <w:br/>
              <w:t>1</w:t>
            </w:r>
            <w:r w:rsidRPr="00B42EB4">
              <w:rPr>
                <w:rFonts w:hint="eastAsia"/>
              </w:rPr>
              <w:t>——</w:t>
            </w:r>
            <w:r w:rsidRPr="00B42EB4">
              <w:rPr>
                <w:rFonts w:hint="eastAsia"/>
              </w:rPr>
              <w:t>2</w:t>
            </w:r>
            <w:r w:rsidRPr="00B42EB4">
              <w:rPr>
                <w:rFonts w:hint="eastAsia"/>
              </w:rPr>
              <w:t>位</w:t>
            </w:r>
            <w:r w:rsidRPr="00B42EB4">
              <w:rPr>
                <w:rFonts w:hint="eastAsia"/>
              </w:rPr>
              <w:br/>
              <w:t>Param3</w:t>
            </w:r>
            <w:r w:rsidRPr="00B42EB4">
              <w:rPr>
                <w:rFonts w:hint="eastAsia"/>
              </w:rPr>
              <w:t>：校验位</w:t>
            </w:r>
            <w:r w:rsidRPr="00B42EB4">
              <w:rPr>
                <w:rFonts w:hint="eastAsia"/>
              </w:rPr>
              <w:br/>
              <w:t>0</w:t>
            </w:r>
            <w:r w:rsidRPr="00B42EB4">
              <w:rPr>
                <w:rFonts w:hint="eastAsia"/>
              </w:rPr>
              <w:t>——</w:t>
            </w:r>
            <w:r w:rsidRPr="00B42EB4">
              <w:rPr>
                <w:rFonts w:hint="eastAsia"/>
              </w:rPr>
              <w:t>None</w:t>
            </w:r>
            <w:r w:rsidRPr="00B42EB4">
              <w:rPr>
                <w:rFonts w:hint="eastAsia"/>
              </w:rPr>
              <w:br/>
              <w:t>1</w:t>
            </w:r>
            <w:r w:rsidRPr="00B42EB4">
              <w:rPr>
                <w:rFonts w:hint="eastAsia"/>
              </w:rPr>
              <w:t>——</w:t>
            </w:r>
            <w:r w:rsidRPr="00B42EB4">
              <w:rPr>
                <w:rFonts w:hint="eastAsia"/>
              </w:rPr>
              <w:t>Odd</w:t>
            </w:r>
            <w:r w:rsidRPr="00B42EB4">
              <w:rPr>
                <w:rFonts w:hint="eastAsia"/>
              </w:rPr>
              <w:br/>
              <w:t>2</w:t>
            </w:r>
            <w:r w:rsidRPr="00B42EB4">
              <w:rPr>
                <w:rFonts w:hint="eastAsia"/>
              </w:rPr>
              <w:t>——</w:t>
            </w:r>
            <w:r w:rsidRPr="00B42EB4">
              <w:rPr>
                <w:rFonts w:hint="eastAsia"/>
              </w:rPr>
              <w:t>Even</w:t>
            </w:r>
            <w:r w:rsidRPr="00B42EB4">
              <w:rPr>
                <w:rFonts w:hint="eastAsia"/>
              </w:rPr>
              <w:br/>
            </w:r>
            <w:r w:rsidRPr="00B42EB4">
              <w:rPr>
                <w:rFonts w:hint="eastAsia"/>
              </w:rPr>
              <w:t>默认设置：</w:t>
            </w:r>
            <w:r w:rsidRPr="00B42EB4">
              <w:rPr>
                <w:rFonts w:hint="eastAsia"/>
              </w:rPr>
              <w:t>9600</w:t>
            </w:r>
            <w:r w:rsidRPr="00B42EB4">
              <w:rPr>
                <w:rFonts w:hint="eastAsia"/>
              </w:rPr>
              <w:t>，</w:t>
            </w:r>
            <w:r w:rsidRPr="00B42EB4">
              <w:rPr>
                <w:rFonts w:hint="eastAsia"/>
              </w:rPr>
              <w:t>0</w:t>
            </w:r>
            <w:r w:rsidRPr="00B42EB4">
              <w:rPr>
                <w:rFonts w:hint="eastAsia"/>
              </w:rPr>
              <w:t>，</w:t>
            </w:r>
            <w:r w:rsidRPr="00B42EB4">
              <w:rPr>
                <w:rFonts w:hint="eastAsia"/>
              </w:rPr>
              <w:t>0</w:t>
            </w:r>
          </w:p>
        </w:tc>
      </w:tr>
      <w:tr w:rsidR="00B42EB4" w:rsidRPr="00B42EB4" w:rsidTr="00FA2518">
        <w:trPr>
          <w:trHeight w:val="810"/>
        </w:trPr>
        <w:tc>
          <w:tcPr>
            <w:tcW w:w="1578" w:type="dxa"/>
            <w:noWrap/>
            <w:hideMark/>
          </w:tcPr>
          <w:p w:rsidR="00B42EB4" w:rsidRPr="00B42EB4" w:rsidRDefault="00B42EB4" w:rsidP="00B42EB4">
            <w:pPr>
              <w:pStyle w:val="af7"/>
            </w:pPr>
            <w:r w:rsidRPr="00B42EB4">
              <w:rPr>
                <w:rFonts w:hint="eastAsia"/>
              </w:rPr>
              <w:t>查询串口参数</w:t>
            </w:r>
          </w:p>
        </w:tc>
        <w:tc>
          <w:tcPr>
            <w:tcW w:w="2714" w:type="dxa"/>
            <w:noWrap/>
            <w:hideMark/>
          </w:tcPr>
          <w:p w:rsidR="00B42EB4" w:rsidRPr="00B42EB4" w:rsidRDefault="00B42EB4" w:rsidP="00B42EB4">
            <w:pPr>
              <w:pStyle w:val="af7"/>
            </w:pPr>
            <w:r w:rsidRPr="00B42EB4">
              <w:rPr>
                <w:rFonts w:hint="eastAsia"/>
              </w:rPr>
              <w:t>AT+UART?</w:t>
            </w:r>
          </w:p>
        </w:tc>
        <w:tc>
          <w:tcPr>
            <w:tcW w:w="2494" w:type="dxa"/>
            <w:hideMark/>
          </w:tcPr>
          <w:p w:rsidR="00B42EB4" w:rsidRPr="00B42EB4" w:rsidRDefault="00B42EB4" w:rsidP="00B42EB4">
            <w:pPr>
              <w:pStyle w:val="af7"/>
            </w:pPr>
            <w:r w:rsidRPr="00B42EB4">
              <w:rPr>
                <w:rFonts w:hint="eastAsia"/>
              </w:rPr>
              <w:t>+UART=&lt;Param1&gt;,&lt;Param2&gt;,</w:t>
            </w:r>
            <w:r w:rsidRPr="00B42EB4">
              <w:rPr>
                <w:rFonts w:hint="eastAsia"/>
              </w:rPr>
              <w:br/>
              <w:t>&lt;Param3&gt;</w:t>
            </w:r>
            <w:r w:rsidRPr="00B42EB4">
              <w:rPr>
                <w:rFonts w:hint="eastAsia"/>
              </w:rPr>
              <w:br/>
              <w:t>OK</w:t>
            </w:r>
          </w:p>
        </w:tc>
        <w:tc>
          <w:tcPr>
            <w:tcW w:w="1992" w:type="dxa"/>
            <w:hideMark/>
          </w:tcPr>
          <w:p w:rsidR="00B42EB4" w:rsidRPr="00B42EB4" w:rsidRDefault="00B42EB4" w:rsidP="00B42EB4">
            <w:pPr>
              <w:pStyle w:val="af7"/>
            </w:pPr>
            <w:r w:rsidRPr="00B42EB4">
              <w:rPr>
                <w:rFonts w:hint="eastAsia"/>
              </w:rPr>
              <w:t>同上</w:t>
            </w:r>
          </w:p>
        </w:tc>
      </w:tr>
    </w:tbl>
    <w:p w:rsidR="00DC1350" w:rsidRDefault="009A2E0B" w:rsidP="009A2E0B">
      <w:pPr>
        <w:pStyle w:val="af1"/>
        <w:spacing w:before="120" w:after="120"/>
      </w:pPr>
      <w:r>
        <w:t>使用</w:t>
      </w:r>
      <w:r>
        <w:rPr>
          <w:rFonts w:hint="eastAsia"/>
        </w:rPr>
        <w:t>AP</w:t>
      </w:r>
      <w:r>
        <w:rPr>
          <w:rFonts w:hint="eastAsia"/>
        </w:rPr>
        <w:t>指令配置</w:t>
      </w:r>
      <w:proofErr w:type="gramStart"/>
      <w:r>
        <w:rPr>
          <w:rFonts w:hint="eastAsia"/>
        </w:rPr>
        <w:t>好蓝牙模块</w:t>
      </w:r>
      <w:proofErr w:type="gramEnd"/>
      <w:r>
        <w:rPr>
          <w:rFonts w:hint="eastAsia"/>
        </w:rPr>
        <w:t>后，即可按硬件电路章节中所述形式</w:t>
      </w:r>
      <w:proofErr w:type="gramStart"/>
      <w:r>
        <w:rPr>
          <w:rFonts w:hint="eastAsia"/>
        </w:rPr>
        <w:t>将蓝牙模块</w:t>
      </w:r>
      <w:proofErr w:type="gramEnd"/>
      <w:r>
        <w:rPr>
          <w:rFonts w:hint="eastAsia"/>
        </w:rPr>
        <w:t>与微控制器的</w:t>
      </w:r>
      <w:r>
        <w:rPr>
          <w:rFonts w:hint="eastAsia"/>
        </w:rPr>
        <w:t>UART</w:t>
      </w:r>
      <w:r>
        <w:rPr>
          <w:rFonts w:hint="eastAsia"/>
        </w:rPr>
        <w:t>模块相连，再配置好</w:t>
      </w:r>
      <w:r>
        <w:rPr>
          <w:rFonts w:hint="eastAsia"/>
        </w:rPr>
        <w:t>UART</w:t>
      </w:r>
      <w:r>
        <w:rPr>
          <w:rFonts w:hint="eastAsia"/>
        </w:rPr>
        <w:t>的底层寄存器，就可以</w:t>
      </w:r>
      <w:proofErr w:type="gramStart"/>
      <w:r>
        <w:rPr>
          <w:rFonts w:hint="eastAsia"/>
        </w:rPr>
        <w:t>使用蓝牙收发</w:t>
      </w:r>
      <w:proofErr w:type="gramEnd"/>
      <w:r>
        <w:rPr>
          <w:rFonts w:hint="eastAsia"/>
        </w:rPr>
        <w:t>数据了。</w:t>
      </w:r>
    </w:p>
    <w:p w:rsidR="0010792E" w:rsidRDefault="009A2E0B" w:rsidP="0010792E">
      <w:pPr>
        <w:pStyle w:val="af1"/>
        <w:spacing w:before="120" w:after="120"/>
      </w:pPr>
      <w:r>
        <w:t>微控制器</w:t>
      </w:r>
      <w:r>
        <w:rPr>
          <w:rFonts w:hint="eastAsia"/>
        </w:rPr>
        <w:t>UART</w:t>
      </w:r>
      <w:r>
        <w:rPr>
          <w:rFonts w:hint="eastAsia"/>
        </w:rPr>
        <w:t>模块配置步骤为：将</w:t>
      </w:r>
      <w:r>
        <w:rPr>
          <w:rFonts w:hint="eastAsia"/>
        </w:rPr>
        <w:t>P1.6</w:t>
      </w:r>
      <w:r>
        <w:rPr>
          <w:rFonts w:hint="eastAsia"/>
        </w:rPr>
        <w:t>设置为串行输入管脚（</w:t>
      </w:r>
      <w:r>
        <w:t>R</w:t>
      </w:r>
      <w:r>
        <w:rPr>
          <w:rFonts w:hint="eastAsia"/>
        </w:rPr>
        <w:t>XD</w:t>
      </w:r>
      <w:r>
        <w:rPr>
          <w:rFonts w:hint="eastAsia"/>
        </w:rPr>
        <w:t>），</w:t>
      </w:r>
      <w:r>
        <w:rPr>
          <w:rFonts w:hint="eastAsia"/>
        </w:rPr>
        <w:t>P</w:t>
      </w:r>
      <w:r>
        <w:t>1.7</w:t>
      </w:r>
      <w:r>
        <w:t>设置为串行输出管脚（</w:t>
      </w:r>
      <w:r>
        <w:rPr>
          <w:rFonts w:hint="eastAsia"/>
        </w:rPr>
        <w:t>TXD</w:t>
      </w:r>
      <w:r>
        <w:t>）</w:t>
      </w:r>
      <w:r>
        <w:t>,</w:t>
      </w:r>
      <w:r>
        <w:t>打开</w:t>
      </w:r>
      <w:r>
        <w:rPr>
          <w:rFonts w:hint="eastAsia"/>
        </w:rPr>
        <w:t>UART</w:t>
      </w:r>
      <w:r>
        <w:rPr>
          <w:rFonts w:hint="eastAsia"/>
        </w:rPr>
        <w:t>功能部件时钟，设置</w:t>
      </w:r>
      <w:proofErr w:type="gramStart"/>
      <w:r>
        <w:rPr>
          <w:rFonts w:hint="eastAsia"/>
        </w:rPr>
        <w:t>与蓝牙模块</w:t>
      </w:r>
      <w:proofErr w:type="gramEnd"/>
      <w:r>
        <w:rPr>
          <w:rFonts w:hint="eastAsia"/>
        </w:rPr>
        <w:t>相同的波特率，即可使用。</w:t>
      </w:r>
    </w:p>
    <w:p w:rsidR="00BA2305" w:rsidRDefault="00BA2305" w:rsidP="00BA2305">
      <w:pPr>
        <w:pStyle w:val="21"/>
        <w:spacing w:before="120" w:after="120"/>
      </w:pPr>
      <w:r>
        <w:rPr>
          <w:rFonts w:hint="eastAsia"/>
        </w:rPr>
        <w:t>5.2</w:t>
      </w:r>
      <w:r>
        <w:t xml:space="preserve"> </w:t>
      </w:r>
      <w:r>
        <w:t>基于</w:t>
      </w:r>
      <w:r>
        <w:rPr>
          <w:rFonts w:hint="eastAsia"/>
        </w:rPr>
        <w:t>A</w:t>
      </w:r>
      <w:r>
        <w:t>ndroid OS</w:t>
      </w:r>
      <w:r>
        <w:t>的手机上位机程序设计与开发</w:t>
      </w:r>
    </w:p>
    <w:p w:rsidR="00BA2305" w:rsidRDefault="00BA2305" w:rsidP="00BA2305">
      <w:pPr>
        <w:pStyle w:val="af1"/>
        <w:spacing w:before="120" w:after="120"/>
      </w:pPr>
      <w:r>
        <w:rPr>
          <w:rFonts w:hint="eastAsia"/>
        </w:rPr>
        <w:t>本节主要介绍了基于安卓操作系统的手机上位机接收程序的设计与开发，主要实现了调用手机</w:t>
      </w:r>
      <w:proofErr w:type="gramStart"/>
      <w:r>
        <w:rPr>
          <w:rFonts w:hint="eastAsia"/>
        </w:rPr>
        <w:t>的蓝牙模块</w:t>
      </w:r>
      <w:proofErr w:type="gramEnd"/>
      <w:r>
        <w:rPr>
          <w:rFonts w:hint="eastAsia"/>
        </w:rPr>
        <w:t>接收数据，对声</w:t>
      </w:r>
      <w:proofErr w:type="gramStart"/>
      <w:r>
        <w:rPr>
          <w:rFonts w:hint="eastAsia"/>
        </w:rPr>
        <w:t>时数据</w:t>
      </w:r>
      <w:proofErr w:type="gramEnd"/>
      <w:r>
        <w:rPr>
          <w:rFonts w:hint="eastAsia"/>
        </w:rPr>
        <w:t>进行初步的滤波和将温度，湿度和声</w:t>
      </w:r>
      <w:proofErr w:type="gramStart"/>
      <w:r>
        <w:rPr>
          <w:rFonts w:hint="eastAsia"/>
        </w:rPr>
        <w:t>时数据</w:t>
      </w:r>
      <w:proofErr w:type="gramEnd"/>
      <w:r>
        <w:rPr>
          <w:rFonts w:hint="eastAsia"/>
        </w:rPr>
        <w:t>以折线图形式显示在手机屏幕上三</w:t>
      </w:r>
      <w:r w:rsidR="00314657">
        <w:rPr>
          <w:rFonts w:hint="eastAsia"/>
        </w:rPr>
        <w:t>个</w:t>
      </w:r>
      <w:r>
        <w:rPr>
          <w:rFonts w:hint="eastAsia"/>
        </w:rPr>
        <w:t>功能。原本期望能直接在手机上实现将声</w:t>
      </w:r>
      <w:proofErr w:type="gramStart"/>
      <w:r>
        <w:rPr>
          <w:rFonts w:hint="eastAsia"/>
        </w:rPr>
        <w:t>时数据</w:t>
      </w:r>
      <w:proofErr w:type="gramEnd"/>
      <w:r>
        <w:rPr>
          <w:rFonts w:hint="eastAsia"/>
        </w:rPr>
        <w:t>与温度值进行分析拟合出数学模型，可是在实际操作中发现</w:t>
      </w:r>
      <w:r>
        <w:rPr>
          <w:rFonts w:hint="eastAsia"/>
        </w:rPr>
        <w:t>An</w:t>
      </w:r>
      <w:r>
        <w:t>droid OS</w:t>
      </w:r>
      <w:r>
        <w:t>提供的</w:t>
      </w:r>
      <w:r>
        <w:rPr>
          <w:rFonts w:hint="eastAsia"/>
        </w:rPr>
        <w:t>API</w:t>
      </w:r>
      <w:r>
        <w:rPr>
          <w:rFonts w:hint="eastAsia"/>
        </w:rPr>
        <w:t>不足以实现该功能，若自己重写</w:t>
      </w:r>
      <w:r>
        <w:rPr>
          <w:rFonts w:hint="eastAsia"/>
        </w:rPr>
        <w:t>API</w:t>
      </w:r>
      <w:r>
        <w:rPr>
          <w:rFonts w:hint="eastAsia"/>
        </w:rPr>
        <w:t>工作量过于庞大，因此在此只将声</w:t>
      </w:r>
      <w:proofErr w:type="gramStart"/>
      <w:r>
        <w:rPr>
          <w:rFonts w:hint="eastAsia"/>
        </w:rPr>
        <w:t>时数据</w:t>
      </w:r>
      <w:proofErr w:type="gramEnd"/>
      <w:r>
        <w:rPr>
          <w:rFonts w:hint="eastAsia"/>
        </w:rPr>
        <w:t>进行简单的整理和滤波，而拟合数学模型的工作则是</w:t>
      </w:r>
      <w:r>
        <w:rPr>
          <w:rFonts w:hint="eastAsia"/>
        </w:rPr>
        <w:t>Android</w:t>
      </w:r>
      <w:r>
        <w:rPr>
          <w:rFonts w:hint="eastAsia"/>
        </w:rPr>
        <w:t>上位机将处理好的数据写进手机存储卡的文件内再将文件导入电脑使用</w:t>
      </w:r>
      <w:proofErr w:type="spellStart"/>
      <w:r>
        <w:rPr>
          <w:rFonts w:hint="eastAsia"/>
        </w:rPr>
        <w:t>Matlab</w:t>
      </w:r>
      <w:proofErr w:type="spellEnd"/>
      <w:r>
        <w:rPr>
          <w:rFonts w:hint="eastAsia"/>
        </w:rPr>
        <w:t>进行操作（具体操作见下节）。</w:t>
      </w:r>
    </w:p>
    <w:p w:rsidR="00BA2305" w:rsidRDefault="00BA2305" w:rsidP="00BA2305">
      <w:pPr>
        <w:pStyle w:val="30"/>
        <w:spacing w:before="120" w:after="120"/>
        <w:ind w:left="420"/>
      </w:pPr>
      <w:r>
        <w:rPr>
          <w:rFonts w:hint="eastAsia"/>
        </w:rPr>
        <w:t>5.2.1</w:t>
      </w:r>
      <w:r>
        <w:t xml:space="preserve"> </w:t>
      </w:r>
      <w:r w:rsidR="003550F4">
        <w:t>使用手机自带</w:t>
      </w:r>
      <w:proofErr w:type="gramStart"/>
      <w:r w:rsidR="003550F4">
        <w:t>的蓝牙模块</w:t>
      </w:r>
      <w:proofErr w:type="gramEnd"/>
      <w:r w:rsidR="003550F4">
        <w:t>接收数据的程序设计与开发</w:t>
      </w:r>
    </w:p>
    <w:p w:rsidR="003550F4" w:rsidRDefault="003550F4" w:rsidP="003550F4">
      <w:pPr>
        <w:pStyle w:val="af1"/>
        <w:spacing w:before="120" w:after="120"/>
      </w:pPr>
      <w:r>
        <w:rPr>
          <w:rFonts w:hint="eastAsia"/>
        </w:rPr>
        <w:t>首先，要操作蓝牙，先要在</w:t>
      </w:r>
      <w:r>
        <w:rPr>
          <w:rFonts w:hint="eastAsia"/>
        </w:rPr>
        <w:t>A</w:t>
      </w:r>
      <w:r>
        <w:t>ndroid</w:t>
      </w:r>
      <w:r>
        <w:t>工程文件的</w:t>
      </w:r>
      <w:r>
        <w:rPr>
          <w:rFonts w:hint="eastAsia"/>
        </w:rPr>
        <w:t>AndroidManifest.xml</w:t>
      </w:r>
      <w:r>
        <w:rPr>
          <w:rFonts w:hint="eastAsia"/>
        </w:rPr>
        <w:t>里加入权限</w:t>
      </w:r>
      <w:r>
        <w:rPr>
          <w:rFonts w:hint="eastAsia"/>
        </w:rPr>
        <w:t>:</w:t>
      </w:r>
    </w:p>
    <w:p w:rsidR="003550F4" w:rsidRDefault="003550F4" w:rsidP="003550F4">
      <w:pPr>
        <w:pStyle w:val="af1"/>
        <w:spacing w:before="120" w:after="120"/>
      </w:pPr>
      <w:r>
        <w:t>&lt;uses-permissionandroid</w:t>
      </w:r>
      <w:proofErr w:type="gramStart"/>
      <w:r>
        <w:t>:name</w:t>
      </w:r>
      <w:proofErr w:type="gramEnd"/>
      <w:r>
        <w:t>="android.permission.BLUETOOTH_ADMIN" /&gt;</w:t>
      </w:r>
    </w:p>
    <w:p w:rsidR="003550F4" w:rsidRDefault="003550F4" w:rsidP="003550F4">
      <w:pPr>
        <w:pStyle w:val="af1"/>
        <w:spacing w:before="120" w:after="120"/>
      </w:pPr>
      <w:r>
        <w:lastRenderedPageBreak/>
        <w:t>&lt;</w:t>
      </w:r>
      <w:proofErr w:type="spellStart"/>
      <w:r>
        <w:t>uses-permissionandroid</w:t>
      </w:r>
      <w:proofErr w:type="gramStart"/>
      <w:r>
        <w:t>:name</w:t>
      </w:r>
      <w:proofErr w:type="spellEnd"/>
      <w:proofErr w:type="gramEnd"/>
      <w:r>
        <w:t>="</w:t>
      </w:r>
      <w:proofErr w:type="spellStart"/>
      <w:r>
        <w:t>android.permission.BLUETOOTH</w:t>
      </w:r>
      <w:proofErr w:type="spellEnd"/>
      <w:r>
        <w:t>" /&gt;</w:t>
      </w:r>
    </w:p>
    <w:p w:rsidR="003550F4" w:rsidRDefault="003550F4" w:rsidP="003550F4">
      <w:pPr>
        <w:pStyle w:val="af1"/>
        <w:spacing w:before="120" w:after="120"/>
      </w:pPr>
      <w:r>
        <w:t>设备间</w:t>
      </w:r>
      <w:proofErr w:type="gramStart"/>
      <w:r>
        <w:t>的蓝牙连接</w:t>
      </w:r>
      <w:proofErr w:type="gramEnd"/>
      <w:r>
        <w:t>可通过一下两种方法解决：</w:t>
      </w:r>
    </w:p>
    <w:p w:rsidR="003550F4" w:rsidRDefault="003550F4" w:rsidP="003550F4">
      <w:pPr>
        <w:pStyle w:val="af1"/>
        <w:spacing w:before="120" w:after="120"/>
      </w:pPr>
      <w:r>
        <w:t>方法</w:t>
      </w:r>
      <w:r>
        <w:t>1</w:t>
      </w:r>
      <w:r>
        <w:t>：</w:t>
      </w:r>
      <w:r>
        <w:rPr>
          <w:rFonts w:hint="eastAsia"/>
        </w:rPr>
        <w:t xml:space="preserve"> </w:t>
      </w:r>
      <w:r>
        <w:rPr>
          <w:rFonts w:hint="eastAsia"/>
        </w:rPr>
        <w:t>先</w:t>
      </w:r>
      <w:proofErr w:type="gramStart"/>
      <w:r>
        <w:rPr>
          <w:rFonts w:hint="eastAsia"/>
        </w:rPr>
        <w:t>进行蓝牙自动</w:t>
      </w:r>
      <w:proofErr w:type="gramEnd"/>
      <w:r>
        <w:rPr>
          <w:rFonts w:hint="eastAsia"/>
        </w:rPr>
        <w:t>配对，配对成功，通过</w:t>
      </w:r>
      <w:r>
        <w:rPr>
          <w:rFonts w:hint="eastAsia"/>
        </w:rPr>
        <w:t>U</w:t>
      </w:r>
      <w:r>
        <w:t>UID</w:t>
      </w:r>
      <w:r>
        <w:t>获得</w:t>
      </w:r>
      <w:proofErr w:type="spellStart"/>
      <w:r>
        <w:rPr>
          <w:rFonts w:hint="eastAsia"/>
        </w:rPr>
        <w:t>B</w:t>
      </w:r>
      <w:r>
        <w:t>luetoothSocket</w:t>
      </w:r>
      <w:proofErr w:type="spellEnd"/>
      <w:r>
        <w:t>，然后执行</w:t>
      </w:r>
      <w:r>
        <w:rPr>
          <w:rFonts w:hint="eastAsia"/>
        </w:rPr>
        <w:t>c</w:t>
      </w:r>
      <w:r>
        <w:t>onnect()</w:t>
      </w:r>
      <w:r>
        <w:t>方法。</w:t>
      </w:r>
    </w:p>
    <w:p w:rsidR="003550F4" w:rsidRDefault="003550F4" w:rsidP="003550F4">
      <w:pPr>
        <w:pStyle w:val="af1"/>
        <w:spacing w:before="120" w:after="120"/>
      </w:pPr>
      <w:r>
        <w:t>方法</w:t>
      </w:r>
      <w:r>
        <w:t>2</w:t>
      </w:r>
      <w:r>
        <w:t>：通过</w:t>
      </w:r>
      <w:r>
        <w:rPr>
          <w:rFonts w:hint="eastAsia"/>
        </w:rPr>
        <w:t>U</w:t>
      </w:r>
      <w:r>
        <w:t>UID</w:t>
      </w:r>
      <w:r>
        <w:t>获得</w:t>
      </w:r>
      <w:proofErr w:type="spellStart"/>
      <w:r>
        <w:rPr>
          <w:rFonts w:hint="eastAsia"/>
        </w:rPr>
        <w:t>B</w:t>
      </w:r>
      <w:r>
        <w:t>lueToothSocket</w:t>
      </w:r>
      <w:proofErr w:type="spellEnd"/>
      <w:r>
        <w:t>，然后先根据</w:t>
      </w:r>
      <w:proofErr w:type="spellStart"/>
      <w:r>
        <w:rPr>
          <w:rFonts w:hint="eastAsia"/>
        </w:rPr>
        <w:t>m</w:t>
      </w:r>
      <w:r>
        <w:t>Device.getBondState</w:t>
      </w:r>
      <w:proofErr w:type="spellEnd"/>
      <w:r>
        <w:t>()</w:t>
      </w:r>
      <w:r>
        <w:t>进行判断是否需要配对，最后执行</w:t>
      </w:r>
      <w:r>
        <w:rPr>
          <w:rFonts w:hint="eastAsia"/>
        </w:rPr>
        <w:t>c</w:t>
      </w:r>
      <w:r>
        <w:t>onnect()</w:t>
      </w:r>
      <w:r>
        <w:t>方法。</w:t>
      </w:r>
    </w:p>
    <w:p w:rsidR="003550F4" w:rsidRDefault="003550F4" w:rsidP="003550F4">
      <w:pPr>
        <w:pStyle w:val="af1"/>
        <w:spacing w:before="120" w:after="120"/>
      </w:pPr>
      <w:r>
        <w:t>由于</w:t>
      </w:r>
      <w:r w:rsidR="00542718">
        <w:t>在程序中进行</w:t>
      </w:r>
      <w:proofErr w:type="gramStart"/>
      <w:r w:rsidR="00542718">
        <w:t>蓝牙设备</w:t>
      </w:r>
      <w:proofErr w:type="gramEnd"/>
      <w:r w:rsidR="00542718">
        <w:t>的搜索与配对需要占用手机的大量资源，而且在</w:t>
      </w:r>
      <w:r w:rsidR="00542718">
        <w:rPr>
          <w:rFonts w:hint="eastAsia"/>
        </w:rPr>
        <w:t>A</w:t>
      </w:r>
      <w:r w:rsidR="00542718">
        <w:t>ndroid</w:t>
      </w:r>
      <w:r w:rsidR="00542718">
        <w:t>系统的设置中能非常方便的对设备进行配对操作，故本项目选用第一种方法</w:t>
      </w:r>
      <w:proofErr w:type="gramStart"/>
      <w:r w:rsidR="00542718">
        <w:t>进行蓝牙连接</w:t>
      </w:r>
      <w:proofErr w:type="gramEnd"/>
      <w:r w:rsidR="00542718">
        <w:t>。</w:t>
      </w:r>
    </w:p>
    <w:p w:rsidR="00542718" w:rsidRDefault="00542718" w:rsidP="003550F4">
      <w:pPr>
        <w:pStyle w:val="af1"/>
        <w:spacing w:before="120" w:after="120"/>
      </w:pPr>
      <w:r>
        <w:t>当手机</w:t>
      </w:r>
      <w:proofErr w:type="gramStart"/>
      <w:r>
        <w:t>与蓝牙模块</w:t>
      </w:r>
      <w:proofErr w:type="gramEnd"/>
      <w:r>
        <w:t>连接之后即可通过蓝牙将需要采集的数据进行接收。</w:t>
      </w:r>
      <w:proofErr w:type="gramStart"/>
      <w:r>
        <w:t>蓝牙接收</w:t>
      </w:r>
      <w:proofErr w:type="gramEnd"/>
      <w:r>
        <w:t>的数据格式为字节流格式，因此需要使用</w:t>
      </w:r>
      <w:r>
        <w:rPr>
          <w:rFonts w:hint="eastAsia"/>
        </w:rPr>
        <w:t>r</w:t>
      </w:r>
      <w:r>
        <w:t>ead()</w:t>
      </w:r>
      <w:r>
        <w:t>方法将流读出。需要注意的是，由于</w:t>
      </w:r>
      <w:r>
        <w:rPr>
          <w:rFonts w:hint="eastAsia"/>
        </w:rPr>
        <w:t>A</w:t>
      </w:r>
      <w:r>
        <w:t>ndroid</w:t>
      </w:r>
      <w:r>
        <w:t>的内部机制不允许在主线程（即</w:t>
      </w:r>
      <w:r>
        <w:rPr>
          <w:rFonts w:hint="eastAsia"/>
        </w:rPr>
        <w:t>U</w:t>
      </w:r>
      <w:r>
        <w:t>I</w:t>
      </w:r>
      <w:r>
        <w:t>线程</w:t>
      </w:r>
      <w:r>
        <w:rPr>
          <w:rFonts w:hint="eastAsia"/>
        </w:rPr>
        <w:t>）里进行数据的接受和发送，故需要新建一个线程</w:t>
      </w:r>
      <w:r w:rsidR="00150629">
        <w:rPr>
          <w:rFonts w:hint="eastAsia"/>
        </w:rPr>
        <w:t>（</w:t>
      </w:r>
      <w:r w:rsidR="00150629">
        <w:rPr>
          <w:rFonts w:hint="eastAsia"/>
        </w:rPr>
        <w:t>Thread</w:t>
      </w:r>
      <w:r w:rsidR="00150629">
        <w:rPr>
          <w:rFonts w:hint="eastAsia"/>
        </w:rPr>
        <w:t>）对象</w:t>
      </w:r>
      <w:r>
        <w:rPr>
          <w:rFonts w:hint="eastAsia"/>
        </w:rPr>
        <w:t>再将接收的程序通过</w:t>
      </w:r>
      <w:r>
        <w:rPr>
          <w:rFonts w:hint="eastAsia"/>
        </w:rPr>
        <w:t>Handler</w:t>
      </w:r>
      <w:r>
        <w:rPr>
          <w:rFonts w:hint="eastAsia"/>
        </w:rPr>
        <w:t>使用</w:t>
      </w:r>
      <w:proofErr w:type="spellStart"/>
      <w:r>
        <w:rPr>
          <w:rFonts w:hint="eastAsia"/>
        </w:rPr>
        <w:t>sendMessage</w:t>
      </w:r>
      <w:proofErr w:type="spellEnd"/>
      <w:r>
        <w:rPr>
          <w:rFonts w:hint="eastAsia"/>
        </w:rPr>
        <w:t>()</w:t>
      </w:r>
      <w:r>
        <w:rPr>
          <w:rFonts w:hint="eastAsia"/>
        </w:rPr>
        <w:t>方法将数据传到</w:t>
      </w:r>
      <w:r>
        <w:rPr>
          <w:rFonts w:hint="eastAsia"/>
        </w:rPr>
        <w:t>UI</w:t>
      </w:r>
      <w:r>
        <w:rPr>
          <w:rFonts w:hint="eastAsia"/>
        </w:rPr>
        <w:t>线程中</w:t>
      </w:r>
      <w:r w:rsidR="00150629">
        <w:rPr>
          <w:rFonts w:hint="eastAsia"/>
        </w:rPr>
        <w:t>再更新</w:t>
      </w:r>
      <w:r w:rsidR="00150629">
        <w:rPr>
          <w:rFonts w:hint="eastAsia"/>
        </w:rPr>
        <w:t>UI</w:t>
      </w:r>
      <w:r w:rsidR="00150629">
        <w:rPr>
          <w:rFonts w:hint="eastAsia"/>
        </w:rPr>
        <w:t>。</w:t>
      </w:r>
    </w:p>
    <w:p w:rsidR="00150629" w:rsidRDefault="00150629" w:rsidP="003550F4">
      <w:pPr>
        <w:pStyle w:val="af1"/>
        <w:spacing w:before="120" w:after="120"/>
      </w:pPr>
      <w:r>
        <w:t>由于在发送时单片机将数据进行了装帧发送，因此在接受数据时</w:t>
      </w:r>
      <w:r>
        <w:rPr>
          <w:rFonts w:hint="eastAsia"/>
        </w:rPr>
        <w:t>Android</w:t>
      </w:r>
      <w:r>
        <w:rPr>
          <w:rFonts w:hint="eastAsia"/>
        </w:rPr>
        <w:t>程序需要将数据进行解帧。</w:t>
      </w:r>
      <w:r w:rsidR="001A4127">
        <w:rPr>
          <w:rFonts w:hint="eastAsia"/>
        </w:rPr>
        <w:t>在编写改程序的时候需要遵从设计模式中的依赖倒置原则，即高层模块不应该依赖于底层模块，二者都应该依赖其抽象；抽象不应该依赖细节，细节应该依赖抽象。依赖倒置原则的核心就是需要我们面向接口编程，因此我</w:t>
      </w:r>
      <w:r w:rsidR="006F2019">
        <w:rPr>
          <w:rFonts w:hint="eastAsia"/>
        </w:rPr>
        <w:t>创</w:t>
      </w:r>
      <w:r w:rsidR="001A4127">
        <w:rPr>
          <w:rFonts w:hint="eastAsia"/>
        </w:rPr>
        <w:t>建了一个</w:t>
      </w:r>
      <w:proofErr w:type="spellStart"/>
      <w:r w:rsidR="006F2019">
        <w:rPr>
          <w:rFonts w:hint="eastAsia"/>
        </w:rPr>
        <w:t>DataHandler</w:t>
      </w:r>
      <w:proofErr w:type="spellEnd"/>
      <w:r w:rsidR="006F2019">
        <w:rPr>
          <w:rFonts w:hint="eastAsia"/>
        </w:rPr>
        <w:t>接口，并新建了一个</w:t>
      </w:r>
      <w:proofErr w:type="spellStart"/>
      <w:r w:rsidR="006F2019">
        <w:rPr>
          <w:rFonts w:hint="eastAsia"/>
        </w:rPr>
        <w:t>HandleDataFromBlueTooth</w:t>
      </w:r>
      <w:proofErr w:type="spellEnd"/>
      <w:r w:rsidR="006F2019">
        <w:rPr>
          <w:rFonts w:hint="eastAsia"/>
        </w:rPr>
        <w:t>的对象来实现该接口并实现接口中的</w:t>
      </w:r>
      <w:proofErr w:type="spellStart"/>
      <w:r w:rsidR="006F2019">
        <w:rPr>
          <w:rFonts w:hint="eastAsia"/>
        </w:rPr>
        <w:t>HandleData</w:t>
      </w:r>
      <w:proofErr w:type="spellEnd"/>
      <w:r w:rsidR="006F2019">
        <w:rPr>
          <w:rFonts w:hint="eastAsia"/>
        </w:rPr>
        <w:t>()</w:t>
      </w:r>
      <w:r w:rsidR="006F2019">
        <w:rPr>
          <w:rFonts w:hint="eastAsia"/>
        </w:rPr>
        <w:t>抽象方法。再将从流中读取的字节数据</w:t>
      </w:r>
      <w:proofErr w:type="gramStart"/>
      <w:r w:rsidR="006F2019">
        <w:rPr>
          <w:rFonts w:hint="eastAsia"/>
        </w:rPr>
        <w:t>一个字节一个字节</w:t>
      </w:r>
      <w:proofErr w:type="gramEnd"/>
      <w:r w:rsidR="006F2019">
        <w:rPr>
          <w:rFonts w:hint="eastAsia"/>
        </w:rPr>
        <w:t>的传入该对象并进行解帧，</w:t>
      </w:r>
      <w:proofErr w:type="gramStart"/>
      <w:r w:rsidR="006F2019">
        <w:rPr>
          <w:rFonts w:hint="eastAsia"/>
        </w:rPr>
        <w:t>解帧的</w:t>
      </w:r>
      <w:proofErr w:type="gramEnd"/>
      <w:r w:rsidR="006F2019">
        <w:rPr>
          <w:rFonts w:hint="eastAsia"/>
        </w:rPr>
        <w:t>方法如下：</w:t>
      </w:r>
    </w:p>
    <w:p w:rsidR="006F2019" w:rsidRDefault="006F2019" w:rsidP="006F2019">
      <w:pPr>
        <w:pStyle w:val="af1"/>
        <w:numPr>
          <w:ilvl w:val="0"/>
          <w:numId w:val="16"/>
        </w:numPr>
        <w:spacing w:before="120" w:after="120"/>
      </w:pPr>
      <w:r>
        <w:rPr>
          <w:rFonts w:hint="eastAsia"/>
        </w:rPr>
        <w:t>新建一个状态对象，初始化</w:t>
      </w:r>
      <w:proofErr w:type="gramStart"/>
      <w:r>
        <w:rPr>
          <w:rFonts w:hint="eastAsia"/>
        </w:rPr>
        <w:t>为在帧外</w:t>
      </w:r>
      <w:proofErr w:type="gramEnd"/>
      <w:r>
        <w:rPr>
          <w:rFonts w:hint="eastAsia"/>
        </w:rPr>
        <w:t>（可使用枚举变量），读传入对象的字节，若字节为</w:t>
      </w:r>
      <w:r>
        <w:rPr>
          <w:rFonts w:hint="eastAsia"/>
        </w:rPr>
        <w:t>0xAA</w:t>
      </w:r>
      <w:r>
        <w:rPr>
          <w:rFonts w:hint="eastAsia"/>
        </w:rPr>
        <w:t>，则状态更新</w:t>
      </w:r>
      <w:proofErr w:type="gramStart"/>
      <w:r>
        <w:rPr>
          <w:rFonts w:hint="eastAsia"/>
        </w:rPr>
        <w:t>为帧头</w:t>
      </w:r>
      <w:proofErr w:type="gramEnd"/>
      <w:r>
        <w:rPr>
          <w:rFonts w:hint="eastAsia"/>
        </w:rPr>
        <w:t>1</w:t>
      </w:r>
      <w:r>
        <w:rPr>
          <w:rFonts w:hint="eastAsia"/>
        </w:rPr>
        <w:t>；</w:t>
      </w:r>
    </w:p>
    <w:p w:rsidR="006F2019" w:rsidRDefault="006F2019" w:rsidP="006F2019">
      <w:pPr>
        <w:pStyle w:val="af1"/>
        <w:numPr>
          <w:ilvl w:val="0"/>
          <w:numId w:val="16"/>
        </w:numPr>
        <w:spacing w:before="120" w:after="120"/>
      </w:pPr>
      <w:proofErr w:type="gramStart"/>
      <w:r>
        <w:t>当状态处于帧头</w:t>
      </w:r>
      <w:proofErr w:type="gramEnd"/>
      <w:r>
        <w:t>1</w:t>
      </w:r>
      <w:r>
        <w:t>后读入下一个字节，若下一个字节为</w:t>
      </w:r>
      <w:r>
        <w:rPr>
          <w:rFonts w:hint="eastAsia"/>
        </w:rPr>
        <w:t>0xBB</w:t>
      </w:r>
      <w:r>
        <w:rPr>
          <w:rFonts w:hint="eastAsia"/>
        </w:rPr>
        <w:t>，则状态更新</w:t>
      </w:r>
      <w:proofErr w:type="gramStart"/>
      <w:r>
        <w:rPr>
          <w:rFonts w:hint="eastAsia"/>
        </w:rPr>
        <w:t>为帧头</w:t>
      </w:r>
      <w:proofErr w:type="gramEnd"/>
      <w:r>
        <w:rPr>
          <w:rFonts w:hint="eastAsia"/>
        </w:rPr>
        <w:t>2</w:t>
      </w:r>
      <w:r>
        <w:rPr>
          <w:rFonts w:hint="eastAsia"/>
        </w:rPr>
        <w:t>，表示读到帧头，否则状态</w:t>
      </w:r>
      <w:proofErr w:type="gramStart"/>
      <w:r>
        <w:rPr>
          <w:rFonts w:hint="eastAsia"/>
        </w:rPr>
        <w:t>更新为帧外</w:t>
      </w:r>
      <w:proofErr w:type="gramEnd"/>
      <w:r w:rsidR="00314657">
        <w:rPr>
          <w:rFonts w:hint="eastAsia"/>
        </w:rPr>
        <w:t>，并新建一个字节型的校验位变量，赋初值为</w:t>
      </w:r>
      <w:r w:rsidR="00314657">
        <w:rPr>
          <w:rFonts w:hint="eastAsia"/>
        </w:rPr>
        <w:t>0x00</w:t>
      </w:r>
      <w:r>
        <w:rPr>
          <w:rFonts w:hint="eastAsia"/>
        </w:rPr>
        <w:t>；</w:t>
      </w:r>
    </w:p>
    <w:p w:rsidR="006F2019" w:rsidRDefault="006F2019" w:rsidP="006F2019">
      <w:pPr>
        <w:pStyle w:val="af1"/>
        <w:numPr>
          <w:ilvl w:val="0"/>
          <w:numId w:val="16"/>
        </w:numPr>
        <w:spacing w:before="120" w:after="120"/>
      </w:pPr>
      <w:proofErr w:type="gramStart"/>
      <w:r>
        <w:t>当状态处于帧头</w:t>
      </w:r>
      <w:proofErr w:type="gramEnd"/>
      <w:r>
        <w:t>2</w:t>
      </w:r>
      <w:r>
        <w:t>后读入下一字节，该字节的数据为数据帧的长度，注意数据帧的长度为数据域的长度（详情见图</w:t>
      </w:r>
      <w:r>
        <w:t>3.4</w:t>
      </w:r>
      <w:r>
        <w:t>）</w:t>
      </w:r>
      <w:r w:rsidR="00314657">
        <w:rPr>
          <w:rFonts w:hint="eastAsia"/>
        </w:rPr>
        <w:t>，同时将该字节数据与校验位变量进行异或运算，最后新建一个数据域的字节型数组对象存放数据域并将状态对象更新为数据帧</w:t>
      </w:r>
      <w:r>
        <w:t>；</w:t>
      </w:r>
    </w:p>
    <w:p w:rsidR="006F2019" w:rsidRDefault="00314657" w:rsidP="006F2019">
      <w:pPr>
        <w:pStyle w:val="af1"/>
        <w:numPr>
          <w:ilvl w:val="0"/>
          <w:numId w:val="16"/>
        </w:numPr>
        <w:spacing w:before="120" w:after="120"/>
      </w:pPr>
      <w:proofErr w:type="gramStart"/>
      <w:r>
        <w:rPr>
          <w:rFonts w:hint="eastAsia"/>
        </w:rPr>
        <w:t>当状态</w:t>
      </w:r>
      <w:proofErr w:type="gramEnd"/>
      <w:r>
        <w:rPr>
          <w:rFonts w:hint="eastAsia"/>
        </w:rPr>
        <w:t>处于数据帧后依次将读入的字节数据放入之前已建立的数据域数组对象，并将校验位对象与每个字节依次进行异或运算，指导该数组写满，此时将状态对象更新为校验位；</w:t>
      </w:r>
    </w:p>
    <w:p w:rsidR="00314657" w:rsidRDefault="00314657" w:rsidP="006F2019">
      <w:pPr>
        <w:pStyle w:val="af1"/>
        <w:numPr>
          <w:ilvl w:val="0"/>
          <w:numId w:val="16"/>
        </w:numPr>
        <w:spacing w:before="120" w:after="120"/>
      </w:pPr>
      <w:proofErr w:type="gramStart"/>
      <w:r>
        <w:rPr>
          <w:rFonts w:hint="eastAsia"/>
        </w:rPr>
        <w:t>当状态</w:t>
      </w:r>
      <w:proofErr w:type="gramEnd"/>
      <w:r>
        <w:rPr>
          <w:rFonts w:hint="eastAsia"/>
        </w:rPr>
        <w:t>处于校验位后将计算之后的校验位字节与读入的字节进行比较，</w:t>
      </w:r>
      <w:proofErr w:type="gramStart"/>
      <w:r>
        <w:rPr>
          <w:rFonts w:hint="eastAsia"/>
        </w:rPr>
        <w:t>若一致</w:t>
      </w:r>
      <w:proofErr w:type="gramEnd"/>
      <w:r>
        <w:rPr>
          <w:rFonts w:hint="eastAsia"/>
        </w:rPr>
        <w:t>则说明数据传输过程中没有出差错，将数据域数组通过</w:t>
      </w:r>
      <w:r>
        <w:rPr>
          <w:rFonts w:hint="eastAsia"/>
        </w:rPr>
        <w:t>Handler</w:t>
      </w:r>
      <w:r>
        <w:rPr>
          <w:rFonts w:hint="eastAsia"/>
        </w:rPr>
        <w:t>传入</w:t>
      </w:r>
      <w:r>
        <w:rPr>
          <w:rFonts w:hint="eastAsia"/>
        </w:rPr>
        <w:t>UI</w:t>
      </w:r>
      <w:r>
        <w:rPr>
          <w:rFonts w:hint="eastAsia"/>
        </w:rPr>
        <w:t>线程，否则丢弃该帧，最后将状态</w:t>
      </w:r>
      <w:proofErr w:type="gramStart"/>
      <w:r>
        <w:rPr>
          <w:rFonts w:hint="eastAsia"/>
        </w:rPr>
        <w:t>更新为帧外</w:t>
      </w:r>
      <w:proofErr w:type="gramEnd"/>
      <w:r>
        <w:rPr>
          <w:rFonts w:hint="eastAsia"/>
        </w:rPr>
        <w:t>。</w:t>
      </w:r>
    </w:p>
    <w:p w:rsidR="00150629" w:rsidRDefault="00314657" w:rsidP="00314657">
      <w:pPr>
        <w:pStyle w:val="30"/>
        <w:spacing w:before="120" w:after="120"/>
        <w:ind w:left="420"/>
      </w:pPr>
      <w:r>
        <w:rPr>
          <w:rFonts w:hint="eastAsia"/>
        </w:rPr>
        <w:t>5.2.2</w:t>
      </w:r>
      <w:r>
        <w:t xml:space="preserve"> </w:t>
      </w:r>
      <w:r>
        <w:t>对声</w:t>
      </w:r>
      <w:proofErr w:type="gramStart"/>
      <w:r>
        <w:t>时数据</w:t>
      </w:r>
      <w:proofErr w:type="gramEnd"/>
      <w:r>
        <w:t>进行简单滤波的程序设计与开发</w:t>
      </w:r>
    </w:p>
    <w:p w:rsidR="00314657" w:rsidRDefault="00D534F1" w:rsidP="00314657">
      <w:pPr>
        <w:pStyle w:val="af1"/>
        <w:spacing w:before="120" w:after="120"/>
      </w:pPr>
      <w:r>
        <w:rPr>
          <w:rFonts w:hint="eastAsia"/>
        </w:rPr>
        <w:lastRenderedPageBreak/>
        <w:t>将接收回来的数据进行</w:t>
      </w:r>
      <w:r w:rsidR="0085471F">
        <w:rPr>
          <w:rFonts w:hint="eastAsia"/>
        </w:rPr>
        <w:t>分析并绘图后发现声</w:t>
      </w:r>
      <w:proofErr w:type="gramStart"/>
      <w:r w:rsidR="0085471F">
        <w:rPr>
          <w:rFonts w:hint="eastAsia"/>
        </w:rPr>
        <w:t>时数据</w:t>
      </w:r>
      <w:proofErr w:type="gramEnd"/>
      <w:r w:rsidR="0085471F">
        <w:rPr>
          <w:rFonts w:hint="eastAsia"/>
        </w:rPr>
        <w:t>有比较大的偏差，具体图像如下：</w:t>
      </w:r>
    </w:p>
    <w:p w:rsidR="0085471F" w:rsidRDefault="0085471F" w:rsidP="00314657">
      <w:pPr>
        <w:pStyle w:val="af1"/>
        <w:spacing w:before="120" w:after="120"/>
      </w:pPr>
      <w:r w:rsidRPr="0085471F">
        <w:rPr>
          <w:noProof/>
        </w:rPr>
        <w:drawing>
          <wp:anchor distT="0" distB="0" distL="114300" distR="114300" simplePos="0" relativeHeight="251675648" behindDoc="1" locked="0" layoutInCell="1" allowOverlap="1" wp14:anchorId="581ECC1B" wp14:editId="30891B5A">
            <wp:simplePos x="0" y="0"/>
            <wp:positionH relativeFrom="margin">
              <wp:align>center</wp:align>
            </wp:positionH>
            <wp:positionV relativeFrom="paragraph">
              <wp:posOffset>2768</wp:posOffset>
            </wp:positionV>
            <wp:extent cx="3600000" cy="2694759"/>
            <wp:effectExtent l="0" t="0" r="635" b="0"/>
            <wp:wrapTight wrapText="bothSides">
              <wp:wrapPolygon edited="0">
                <wp:start x="0" y="0"/>
                <wp:lineTo x="0" y="21381"/>
                <wp:lineTo x="21490" y="21381"/>
                <wp:lineTo x="21490" y="0"/>
                <wp:lineTo x="0" y="0"/>
              </wp:wrapPolygon>
            </wp:wrapTight>
            <wp:docPr id="2" name="图片 2" descr="D:\GitHub\GraduationDesign\plot\soundTimeUnhandleFrom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GitHub\GraduationDesign\plot\soundTimeUnhandleFromAndroid.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00000" cy="269475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314657">
      <w:pPr>
        <w:pStyle w:val="af1"/>
        <w:spacing w:before="120" w:after="120"/>
      </w:pPr>
    </w:p>
    <w:p w:rsidR="0085471F" w:rsidRDefault="0085471F" w:rsidP="0085471F">
      <w:pPr>
        <w:pStyle w:val="af4"/>
      </w:pPr>
      <w:r>
        <w:rPr>
          <w:rFonts w:hint="eastAsia"/>
        </w:rPr>
        <w:t>图</w:t>
      </w:r>
      <w:r>
        <w:rPr>
          <w:rFonts w:hint="eastAsia"/>
        </w:rPr>
        <w:t xml:space="preserve">5.5 </w:t>
      </w:r>
      <w:commentRangeStart w:id="23"/>
      <w:r>
        <w:rPr>
          <w:rFonts w:hint="eastAsia"/>
        </w:rPr>
        <w:t>未经</w:t>
      </w:r>
      <w:r w:rsidR="003A38A7">
        <w:rPr>
          <w:rFonts w:hint="eastAsia"/>
        </w:rPr>
        <w:t>手机算法</w:t>
      </w:r>
      <w:r>
        <w:rPr>
          <w:rFonts w:hint="eastAsia"/>
        </w:rPr>
        <w:t>处理的声</w:t>
      </w:r>
      <w:proofErr w:type="gramStart"/>
      <w:r>
        <w:rPr>
          <w:rFonts w:hint="eastAsia"/>
        </w:rPr>
        <w:t>时数据</w:t>
      </w:r>
      <w:proofErr w:type="gramEnd"/>
      <w:r>
        <w:rPr>
          <w:rFonts w:hint="eastAsia"/>
        </w:rPr>
        <w:t>绘图</w:t>
      </w:r>
      <w:commentRangeEnd w:id="23"/>
      <w:r w:rsidR="00517BCB">
        <w:rPr>
          <w:rStyle w:val="afa"/>
          <w:rFonts w:eastAsia="宋体"/>
        </w:rPr>
        <w:commentReference w:id="23"/>
      </w:r>
    </w:p>
    <w:p w:rsidR="0085471F" w:rsidRDefault="0085471F" w:rsidP="0085471F">
      <w:pPr>
        <w:pStyle w:val="af1"/>
        <w:spacing w:before="120" w:after="120"/>
      </w:pPr>
      <w:r>
        <w:t>造成这种现象的原因是随着温度的变化，超声波模块输出的波形会受到温度和环境噪声的影响，因此</w:t>
      </w:r>
      <w:proofErr w:type="gramStart"/>
      <w:r>
        <w:t>有时过零比较器</w:t>
      </w:r>
      <w:proofErr w:type="gramEnd"/>
      <w:r>
        <w:t>不能将包络中正弦信号的</w:t>
      </w:r>
      <w:r w:rsidR="003A38A7">
        <w:t>前几个低幅值的</w:t>
      </w:r>
      <w:r>
        <w:t>波捕捉到并输出为</w:t>
      </w:r>
      <w:r>
        <w:t>0-3.3V</w:t>
      </w:r>
      <w:r>
        <w:t>的逻辑电平，造成</w:t>
      </w:r>
      <w:r w:rsidR="003A38A7">
        <w:t>数据的偏差。</w:t>
      </w:r>
      <w:r w:rsidR="003A38A7">
        <w:rPr>
          <w:rFonts w:hint="eastAsia"/>
        </w:rPr>
        <w:t>不过由于每个正弦信号的频率都为</w:t>
      </w:r>
      <w:r w:rsidR="003A38A7">
        <w:rPr>
          <w:rFonts w:hint="eastAsia"/>
        </w:rPr>
        <w:t>180</w:t>
      </w:r>
      <w:r w:rsidR="003A38A7">
        <w:t>kHz</w:t>
      </w:r>
      <w:r w:rsidR="003A38A7">
        <w:t>，造成偏差值都是固定的，故可利用该特性对信号进行处理。处理算法思路为：从宏观上看假设前后两个声</w:t>
      </w:r>
      <w:proofErr w:type="gramStart"/>
      <w:r w:rsidR="003A38A7">
        <w:t>时数据</w:t>
      </w:r>
      <w:proofErr w:type="gramEnd"/>
      <w:r w:rsidR="003A38A7">
        <w:t>的变化</w:t>
      </w:r>
      <w:proofErr w:type="gramStart"/>
      <w:r w:rsidR="003A38A7">
        <w:t>值非常</w:t>
      </w:r>
      <w:proofErr w:type="gramEnd"/>
      <w:r w:rsidR="003A38A7">
        <w:t>小（小于一个</w:t>
      </w:r>
      <w:r w:rsidR="003A38A7">
        <w:t>180kHz</w:t>
      </w:r>
      <w:r w:rsidR="003A38A7">
        <w:t>的信号时长），故可将之后的一个数据与之前的数据进行比较，若偏差值大于</w:t>
      </w:r>
      <w:commentRangeStart w:id="24"/>
      <w:r w:rsidR="003A38A7">
        <w:t>66</w:t>
      </w:r>
      <w:r w:rsidR="003A38A7">
        <w:t>（</w:t>
      </w:r>
      <w:commentRangeEnd w:id="24"/>
      <w:r w:rsidR="00517BCB">
        <w:rPr>
          <w:rStyle w:val="afa"/>
        </w:rPr>
        <w:commentReference w:id="24"/>
      </w:r>
      <w:r w:rsidR="003A38A7">
        <w:t>单片机的计数器计</w:t>
      </w:r>
      <w:r w:rsidR="003A38A7">
        <w:t>132</w:t>
      </w:r>
      <w:r w:rsidR="003A38A7">
        <w:t>为</w:t>
      </w:r>
      <w:r w:rsidR="003A38A7">
        <w:rPr>
          <w:rFonts w:hint="eastAsia"/>
        </w:rPr>
        <w:t>1</w:t>
      </w:r>
      <w:r w:rsidR="003A38A7">
        <w:t>80kHz</w:t>
      </w:r>
      <w:r w:rsidR="003A38A7">
        <w:t>），则将该数据相应的加或减</w:t>
      </w:r>
      <w:r w:rsidR="003A38A7">
        <w:t>132</w:t>
      </w:r>
      <w:r w:rsidR="003A38A7">
        <w:t>，再将该数据与之前一个数据进行比较，直到偏差值小于</w:t>
      </w:r>
      <w:r w:rsidR="003A38A7">
        <w:t>66</w:t>
      </w:r>
      <w:r w:rsidR="003A38A7">
        <w:t>，通过这种方法消除由于硬件造成的不可靠数据偏差，经过该算法处理之后的声</w:t>
      </w:r>
      <w:proofErr w:type="gramStart"/>
      <w:r w:rsidR="003A38A7">
        <w:t>时数据</w:t>
      </w:r>
      <w:proofErr w:type="gramEnd"/>
      <w:r w:rsidR="003A38A7">
        <w:t>图如下：</w:t>
      </w: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r w:rsidRPr="003A38A7">
        <w:rPr>
          <w:noProof/>
        </w:rPr>
        <w:drawing>
          <wp:anchor distT="0" distB="0" distL="114300" distR="114300" simplePos="0" relativeHeight="251676672" behindDoc="1" locked="0" layoutInCell="1" allowOverlap="1" wp14:anchorId="46EF560F" wp14:editId="66C55AF5">
            <wp:simplePos x="0" y="0"/>
            <wp:positionH relativeFrom="margin">
              <wp:align>center</wp:align>
            </wp:positionH>
            <wp:positionV relativeFrom="paragraph">
              <wp:posOffset>240471</wp:posOffset>
            </wp:positionV>
            <wp:extent cx="3600000" cy="2145033"/>
            <wp:effectExtent l="0" t="0" r="635" b="7620"/>
            <wp:wrapTight wrapText="bothSides">
              <wp:wrapPolygon edited="0">
                <wp:start x="0" y="0"/>
                <wp:lineTo x="0" y="21485"/>
                <wp:lineTo x="21490" y="21485"/>
                <wp:lineTo x="21490" y="0"/>
                <wp:lineTo x="0" y="0"/>
              </wp:wrapPolygon>
            </wp:wrapTight>
            <wp:docPr id="19" name="图片 19" descr="D:\GitHub\GraduationDesign\plot\soundTimehandleFrom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GitHub\GraduationDesign\plot\soundTimehandleFromAndroid.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600000" cy="21450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85471F">
      <w:pPr>
        <w:pStyle w:val="af1"/>
        <w:spacing w:before="120" w:after="120"/>
      </w:pPr>
    </w:p>
    <w:p w:rsidR="003A38A7" w:rsidRDefault="003A38A7" w:rsidP="003A38A7">
      <w:pPr>
        <w:pStyle w:val="af1"/>
        <w:spacing w:before="120" w:after="120"/>
      </w:pPr>
    </w:p>
    <w:p w:rsidR="003A38A7" w:rsidRDefault="003A38A7" w:rsidP="003A38A7">
      <w:pPr>
        <w:pStyle w:val="af4"/>
      </w:pPr>
      <w:r>
        <w:rPr>
          <w:rFonts w:hint="eastAsia"/>
        </w:rPr>
        <w:t>图</w:t>
      </w:r>
      <w:r>
        <w:rPr>
          <w:rFonts w:hint="eastAsia"/>
        </w:rPr>
        <w:t>5.6</w:t>
      </w:r>
      <w:r>
        <w:t xml:space="preserve"> </w:t>
      </w:r>
      <w:r>
        <w:t>经过手机算法处理后的声时图像</w:t>
      </w:r>
    </w:p>
    <w:p w:rsidR="00A41E50" w:rsidRDefault="00A41E50" w:rsidP="00A41E50">
      <w:pPr>
        <w:pStyle w:val="30"/>
        <w:spacing w:before="120" w:after="120"/>
        <w:ind w:left="420"/>
      </w:pPr>
      <w:r>
        <w:rPr>
          <w:rFonts w:hint="eastAsia"/>
        </w:rPr>
        <w:t>5.2.3</w:t>
      </w:r>
      <w:r>
        <w:t xml:space="preserve"> </w:t>
      </w:r>
      <w:r>
        <w:t>将处理过后的数据画图并显示在手机屏幕的程序设计与开发</w:t>
      </w:r>
    </w:p>
    <w:p w:rsidR="00A41E50" w:rsidRDefault="00A41E50" w:rsidP="00A41E50">
      <w:pPr>
        <w:pStyle w:val="af1"/>
        <w:spacing w:before="120" w:after="120"/>
      </w:pPr>
      <w:r>
        <w:rPr>
          <w:rFonts w:hint="eastAsia"/>
        </w:rPr>
        <w:t>目前获得的数据类型为字节型，通过阅读</w:t>
      </w:r>
      <w:r>
        <w:rPr>
          <w:rFonts w:hint="eastAsia"/>
        </w:rPr>
        <w:t>SHT10</w:t>
      </w:r>
      <w:r>
        <w:rPr>
          <w:rFonts w:hint="eastAsia"/>
        </w:rPr>
        <w:t>温湿度传感器的用户手册和使用示波器观察计数器计数值与时间的对应关系后，我们得到如下的数学关系表达式：</w:t>
      </w:r>
    </w:p>
    <w:p w:rsidR="004C7E76" w:rsidRDefault="004C7E76" w:rsidP="00455AEC">
      <w:pPr>
        <w:pStyle w:val="MTDisplayEquation"/>
        <w:ind w:left="0" w:firstLineChars="1200" w:firstLine="2520"/>
      </w:pPr>
      <w:r w:rsidRPr="004C7E76">
        <w:rPr>
          <w:position w:val="-10"/>
        </w:rPr>
        <w:object w:dxaOrig="2580" w:dyaOrig="300">
          <v:shape id="_x0000_i1054" type="#_x0000_t75" style="width:128.5pt;height:15.5pt" o:ole="">
            <v:imagedata r:id="rId90" o:title=""/>
          </v:shape>
          <o:OLEObject Type="Embed" ProgID="Equation.DSMT4" ShapeID="_x0000_i1054" DrawAspect="Content" ObjectID="_1493805749" r:id="rId91"/>
        </w:object>
      </w:r>
      <w:r>
        <w:tab/>
        <w:t xml:space="preserve"> </w:t>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5</w:instrText>
        </w:r>
      </w:fldSimple>
      <w:r w:rsidR="002205E0">
        <w:instrText>.</w:instrText>
      </w:r>
      <w:fldSimple w:instr=" SEQ MTEqn \c \* Arabic \* MERGEFORMAT ">
        <w:r w:rsidR="00030450">
          <w:rPr>
            <w:noProof/>
          </w:rPr>
          <w:instrText>1</w:instrText>
        </w:r>
      </w:fldSimple>
      <w:r w:rsidR="002205E0">
        <w:instrText>)</w:instrText>
      </w:r>
      <w:r w:rsidR="002205E0">
        <w:fldChar w:fldCharType="end"/>
      </w:r>
    </w:p>
    <w:p w:rsidR="000B0A74" w:rsidRDefault="004C7E76" w:rsidP="004C7E76">
      <w:pPr>
        <w:pStyle w:val="MTDisplayEquation"/>
        <w:ind w:left="0" w:firstLineChars="1200" w:firstLine="2520"/>
        <w:jc w:val="center"/>
      </w:pPr>
      <w:r w:rsidRPr="004C7E76">
        <w:rPr>
          <w:position w:val="-10"/>
        </w:rPr>
        <w:object w:dxaOrig="4640" w:dyaOrig="340">
          <v:shape id="_x0000_i1055" type="#_x0000_t75" style="width:232pt;height:17pt" o:ole="">
            <v:imagedata r:id="rId92" o:title=""/>
          </v:shape>
          <o:OLEObject Type="Embed" ProgID="Equation.DSMT4" ShapeID="_x0000_i1055" DrawAspect="Content" ObjectID="_1493805750" r:id="rId93"/>
        </w:object>
      </w:r>
      <w:r>
        <w:t xml:space="preserve"> </w:t>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5</w:instrText>
        </w:r>
      </w:fldSimple>
      <w:r w:rsidR="002205E0">
        <w:instrText>.</w:instrText>
      </w:r>
      <w:fldSimple w:instr=" SEQ MTEqn \c \* Arabic \* MERGEFORMAT ">
        <w:r w:rsidR="00030450">
          <w:rPr>
            <w:noProof/>
          </w:rPr>
          <w:instrText>2</w:instrText>
        </w:r>
      </w:fldSimple>
      <w:r w:rsidR="002205E0">
        <w:instrText>)</w:instrText>
      </w:r>
      <w:r w:rsidR="002205E0">
        <w:fldChar w:fldCharType="end"/>
      </w:r>
    </w:p>
    <w:p w:rsidR="00455AEC" w:rsidRDefault="00455AEC" w:rsidP="00455AEC">
      <w:pPr>
        <w:pStyle w:val="MTDisplayEquation"/>
        <w:ind w:left="0" w:firstLineChars="200" w:firstLine="420"/>
        <w:jc w:val="center"/>
      </w:pPr>
      <w:r>
        <w:t xml:space="preserve">                    </w:t>
      </w:r>
      <w:r w:rsidRPr="00455AEC">
        <w:rPr>
          <w:position w:val="-10"/>
        </w:rPr>
        <w:object w:dxaOrig="3920" w:dyaOrig="340">
          <v:shape id="_x0000_i1056" type="#_x0000_t75" style="width:196pt;height:17pt" o:ole="">
            <v:imagedata r:id="rId94" o:title=""/>
          </v:shape>
          <o:OLEObject Type="Embed" ProgID="Equation.DSMT4" ShapeID="_x0000_i1056" DrawAspect="Content" ObjectID="_1493805751" r:id="rId95"/>
        </w:object>
      </w:r>
      <w:r>
        <w:t xml:space="preserve"> </w:t>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5</w:instrText>
        </w:r>
      </w:fldSimple>
      <w:r w:rsidR="002205E0">
        <w:instrText>.</w:instrText>
      </w:r>
      <w:fldSimple w:instr=" SEQ MTEqn \c \* Arabic \* MERGEFORMAT ">
        <w:r w:rsidR="00030450">
          <w:rPr>
            <w:noProof/>
          </w:rPr>
          <w:instrText>3</w:instrText>
        </w:r>
      </w:fldSimple>
      <w:r w:rsidR="002205E0">
        <w:instrText>)</w:instrText>
      </w:r>
      <w:r w:rsidR="002205E0">
        <w:fldChar w:fldCharType="end"/>
      </w:r>
    </w:p>
    <w:p w:rsidR="00DE6EC3" w:rsidRDefault="00870674" w:rsidP="00DE6EC3">
      <w:pPr>
        <w:pStyle w:val="af1"/>
        <w:spacing w:before="120" w:after="120"/>
      </w:pPr>
      <w:r>
        <w:t>其中，</w:t>
      </w:r>
      <w:r w:rsidRPr="00870674">
        <w:rPr>
          <w:position w:val="-10"/>
        </w:rPr>
        <w:object w:dxaOrig="720" w:dyaOrig="279">
          <v:shape id="_x0000_i1057" type="#_x0000_t75" style="width:36pt;height:14pt" o:ole="">
            <v:imagedata r:id="rId96" o:title=""/>
          </v:shape>
          <o:OLEObject Type="Embed" ProgID="Equation.DSMT4" ShapeID="_x0000_i1057" DrawAspect="Content" ObjectID="_1493805752" r:id="rId97"/>
        </w:object>
      </w:r>
      <w:r>
        <w:t>,</w:t>
      </w:r>
      <w:r w:rsidRPr="00870674">
        <w:rPr>
          <w:position w:val="-10"/>
        </w:rPr>
        <w:object w:dxaOrig="740" w:dyaOrig="300">
          <v:shape id="_x0000_i1058" type="#_x0000_t75" style="width:37pt;height:15pt" o:ole="">
            <v:imagedata r:id="rId98" o:title=""/>
          </v:shape>
          <o:OLEObject Type="Embed" ProgID="Equation.DSMT4" ShapeID="_x0000_i1058" DrawAspect="Content" ObjectID="_1493805753" r:id="rId99"/>
        </w:object>
      </w:r>
      <w:r>
        <w:t>,</w:t>
      </w:r>
      <w:r w:rsidRPr="00870674">
        <w:rPr>
          <w:position w:val="-10"/>
        </w:rPr>
        <w:object w:dxaOrig="1620" w:dyaOrig="300">
          <v:shape id="_x0000_i1059" type="#_x0000_t75" style="width:81pt;height:15pt" o:ole="">
            <v:imagedata r:id="rId100" o:title=""/>
          </v:shape>
          <o:OLEObject Type="Embed" ProgID="Equation.DSMT4" ShapeID="_x0000_i1059" DrawAspect="Content" ObjectID="_1493805754" r:id="rId101"/>
        </w:object>
      </w:r>
      <w:r>
        <w:t>分别为单片机</w:t>
      </w:r>
      <w:proofErr w:type="gramStart"/>
      <w:r>
        <w:t>通过蓝牙装填</w:t>
      </w:r>
      <w:proofErr w:type="gramEnd"/>
      <w:r>
        <w:t>在数据帧中的两字节温度，湿度和声时数据，而</w:t>
      </w:r>
      <w:r w:rsidRPr="00870674">
        <w:rPr>
          <w:position w:val="-10"/>
        </w:rPr>
        <w:object w:dxaOrig="800" w:dyaOrig="300">
          <v:shape id="_x0000_i1060" type="#_x0000_t75" style="width:40pt;height:15pt" o:ole="">
            <v:imagedata r:id="rId102" o:title=""/>
          </v:shape>
          <o:OLEObject Type="Embed" ProgID="Equation.DSMT4" ShapeID="_x0000_i1060" DrawAspect="Content" ObjectID="_1493805755" r:id="rId103"/>
        </w:object>
      </w:r>
      <w:r>
        <w:t>,</w:t>
      </w:r>
      <w:r w:rsidRPr="00870674">
        <w:rPr>
          <w:position w:val="-10"/>
        </w:rPr>
        <w:object w:dxaOrig="820" w:dyaOrig="300">
          <v:shape id="_x0000_i1061" type="#_x0000_t75" style="width:41pt;height:15pt" o:ole="">
            <v:imagedata r:id="rId104" o:title=""/>
          </v:shape>
          <o:OLEObject Type="Embed" ProgID="Equation.DSMT4" ShapeID="_x0000_i1061" DrawAspect="Content" ObjectID="_1493805756" r:id="rId105"/>
        </w:object>
      </w:r>
      <w:r>
        <w:t>,</w:t>
      </w:r>
      <w:r w:rsidRPr="00870674">
        <w:rPr>
          <w:position w:val="-10"/>
        </w:rPr>
        <w:object w:dxaOrig="1100" w:dyaOrig="300">
          <v:shape id="_x0000_i1062" type="#_x0000_t75" style="width:55pt;height:15pt" o:ole="">
            <v:imagedata r:id="rId106" o:title=""/>
          </v:shape>
          <o:OLEObject Type="Embed" ProgID="Equation.DSMT4" ShapeID="_x0000_i1062" DrawAspect="Content" ObjectID="_1493805757" r:id="rId107"/>
        </w:object>
      </w:r>
      <w:r>
        <w:t>分别为实际的温度，湿度和声时数据，这些数据都为双精度浮点型对象。</w:t>
      </w:r>
    </w:p>
    <w:p w:rsidR="00DE6EC3" w:rsidRPr="00DE36DA" w:rsidRDefault="00870674" w:rsidP="00DE36DA">
      <w:pPr>
        <w:pStyle w:val="af1"/>
        <w:spacing w:before="120" w:after="120"/>
      </w:pPr>
      <w:r>
        <w:t>将字节型数据对象转化为双精度浮点型数据对象之后就可以进行画图操作了。</w:t>
      </w:r>
      <w:r>
        <w:rPr>
          <w:rFonts w:hint="eastAsia"/>
        </w:rPr>
        <w:t>A</w:t>
      </w:r>
      <w:r>
        <w:t>ndroid SDK</w:t>
      </w:r>
      <w:r>
        <w:t>的</w:t>
      </w:r>
      <w:r>
        <w:rPr>
          <w:rFonts w:hint="eastAsia"/>
        </w:rPr>
        <w:t>AP</w:t>
      </w:r>
      <w:r>
        <w:t>I</w:t>
      </w:r>
      <w:r>
        <w:t>自带了</w:t>
      </w:r>
      <w:r>
        <w:t>Canvas</w:t>
      </w:r>
      <w:r>
        <w:rPr>
          <w:rFonts w:hint="eastAsia"/>
        </w:rPr>
        <w:t>类进行</w:t>
      </w:r>
      <w:r>
        <w:rPr>
          <w:rFonts w:hint="eastAsia"/>
        </w:rPr>
        <w:t>2</w:t>
      </w:r>
      <w:r>
        <w:t>D</w:t>
      </w:r>
      <w:r>
        <w:t>绘图，不过由于</w:t>
      </w:r>
      <w:r>
        <w:rPr>
          <w:rFonts w:hint="eastAsia"/>
        </w:rPr>
        <w:t>Canvas</w:t>
      </w:r>
      <w:r>
        <w:rPr>
          <w:rFonts w:hint="eastAsia"/>
        </w:rPr>
        <w:t>类使用过于复杂，且不能画动态的曲线，故本项目不使用</w:t>
      </w:r>
      <w:r>
        <w:rPr>
          <w:rFonts w:hint="eastAsia"/>
        </w:rPr>
        <w:t>Canvas</w:t>
      </w:r>
      <w:r>
        <w:rPr>
          <w:rFonts w:hint="eastAsia"/>
        </w:rPr>
        <w:t>类进行绘图，而选择了</w:t>
      </w:r>
      <w:r>
        <w:rPr>
          <w:rFonts w:hint="eastAsia"/>
        </w:rPr>
        <w:t>go</w:t>
      </w:r>
      <w:r>
        <w:t>ogle</w:t>
      </w:r>
      <w:r>
        <w:t>的开源图标库</w:t>
      </w:r>
      <w:r>
        <w:rPr>
          <w:rFonts w:hint="eastAsia"/>
        </w:rPr>
        <w:t>Achartengine</w:t>
      </w:r>
      <w:r>
        <w:rPr>
          <w:rFonts w:hint="eastAsia"/>
        </w:rPr>
        <w:t>。该绘图</w:t>
      </w:r>
      <w:proofErr w:type="gramStart"/>
      <w:r>
        <w:rPr>
          <w:rFonts w:hint="eastAsia"/>
        </w:rPr>
        <w:t>库使用</w:t>
      </w:r>
      <w:proofErr w:type="gramEnd"/>
      <w:r>
        <w:rPr>
          <w:rFonts w:hint="eastAsia"/>
        </w:rPr>
        <w:t>非常简单，在</w:t>
      </w:r>
      <w:r>
        <w:rPr>
          <w:rFonts w:hint="eastAsia"/>
        </w:rPr>
        <w:t>A</w:t>
      </w:r>
      <w:r>
        <w:t>ndroid 4.4.2</w:t>
      </w:r>
      <w:r>
        <w:t>系统下可在项目下直接新建</w:t>
      </w:r>
      <w:r>
        <w:rPr>
          <w:rFonts w:hint="eastAsia"/>
        </w:rPr>
        <w:t>libs</w:t>
      </w:r>
      <w:r>
        <w:rPr>
          <w:rFonts w:hint="eastAsia"/>
        </w:rPr>
        <w:t>文件夹并把</w:t>
      </w:r>
      <w:r>
        <w:rPr>
          <w:rFonts w:hint="eastAsia"/>
        </w:rPr>
        <w:t>jar</w:t>
      </w:r>
      <w:r>
        <w:rPr>
          <w:rFonts w:hint="eastAsia"/>
        </w:rPr>
        <w:t>文件放入即可导入该库，而在具体的绘图过程中，调用</w:t>
      </w:r>
      <w:r>
        <w:rPr>
          <w:rFonts w:hint="eastAsia"/>
        </w:rPr>
        <w:t>ChartFactory</w:t>
      </w:r>
      <w:r>
        <w:rPr>
          <w:rFonts w:hint="eastAsia"/>
        </w:rPr>
        <w:t>的</w:t>
      </w:r>
      <w:r>
        <w:rPr>
          <w:rFonts w:hint="eastAsia"/>
        </w:rPr>
        <w:t>g</w:t>
      </w:r>
      <w:r>
        <w:t>et***()</w:t>
      </w:r>
      <w:r w:rsidR="00DE6EC3">
        <w:t>方法即可获得特定类型的图表。（例如，本项目需要使用折线图，调用</w:t>
      </w:r>
      <w:r w:rsidR="00DE6EC3">
        <w:rPr>
          <w:rFonts w:hint="eastAsia"/>
        </w:rPr>
        <w:t>ChartFactory</w:t>
      </w:r>
      <w:r w:rsidR="00DE6EC3">
        <w:rPr>
          <w:rFonts w:hint="eastAsia"/>
        </w:rPr>
        <w:t>的</w:t>
      </w:r>
      <w:r w:rsidR="00DE6EC3">
        <w:rPr>
          <w:rFonts w:hint="eastAsia"/>
        </w:rPr>
        <w:t>getLine</w:t>
      </w:r>
      <w:r w:rsidR="00DE6EC3">
        <w:t>ChartView()</w:t>
      </w:r>
      <w:r w:rsidR="00DE6EC3">
        <w:t>方法就可以返回一个图标的</w:t>
      </w:r>
      <w:r w:rsidR="00DE6EC3">
        <w:rPr>
          <w:rFonts w:hint="eastAsia"/>
        </w:rPr>
        <w:t>Intent</w:t>
      </w:r>
      <w:r w:rsidR="00DE6EC3">
        <w:rPr>
          <w:rFonts w:hint="eastAsia"/>
        </w:rPr>
        <w:t>，至于图标的内容是什么，就需要在</w:t>
      </w:r>
      <w:r w:rsidR="00DE6EC3">
        <w:rPr>
          <w:rFonts w:hint="eastAsia"/>
        </w:rPr>
        <w:t>d</w:t>
      </w:r>
      <w:r w:rsidR="00DE6EC3">
        <w:t>ataset</w:t>
      </w:r>
      <w:r w:rsidR="00DE6EC3">
        <w:t>和</w:t>
      </w:r>
      <w:r w:rsidR="00DE6EC3">
        <w:rPr>
          <w:rFonts w:hint="eastAsia"/>
        </w:rPr>
        <w:t>ren</w:t>
      </w:r>
      <w:r w:rsidR="00DE6EC3">
        <w:t>derer</w:t>
      </w:r>
      <w:r w:rsidR="00DE6EC3">
        <w:t>中布置。）</w:t>
      </w:r>
      <w:r w:rsidR="00DE6EC3">
        <w:rPr>
          <w:rFonts w:hint="eastAsia"/>
        </w:rPr>
        <w:t>d</w:t>
      </w:r>
      <w:r w:rsidR="00DE6EC3">
        <w:t>ataset</w:t>
      </w:r>
      <w:r w:rsidR="00DE6EC3">
        <w:t>里为基本统计数据，例如每种元素的名称</w:t>
      </w:r>
      <w:r w:rsidR="00DE6EC3">
        <w:rPr>
          <w:rFonts w:hint="eastAsia"/>
        </w:rPr>
        <w:t>(</w:t>
      </w:r>
      <w:r w:rsidR="00DE6EC3">
        <w:t>string</w:t>
      </w:r>
      <w:r w:rsidR="00DE6EC3">
        <w:rPr>
          <w:rFonts w:hint="eastAsia"/>
        </w:rPr>
        <w:t>)</w:t>
      </w:r>
      <w:r w:rsidR="00DE6EC3">
        <w:rPr>
          <w:rFonts w:hint="eastAsia"/>
        </w:rPr>
        <w:t>和数量</w:t>
      </w:r>
      <w:r w:rsidR="00DE6EC3">
        <w:rPr>
          <w:rFonts w:hint="eastAsia"/>
        </w:rPr>
        <w:t>(</w:t>
      </w:r>
      <w:r w:rsidR="00DE6EC3">
        <w:t>double</w:t>
      </w:r>
      <w:r w:rsidR="00DE6EC3">
        <w:rPr>
          <w:rFonts w:hint="eastAsia"/>
        </w:rPr>
        <w:t>)</w:t>
      </w:r>
      <w:r w:rsidR="00DE6EC3">
        <w:rPr>
          <w:rFonts w:hint="eastAsia"/>
        </w:rPr>
        <w:t>。</w:t>
      </w:r>
      <w:r w:rsidR="00DE6EC3">
        <w:t>renderer</w:t>
      </w:r>
      <w:r w:rsidR="00DE6EC3">
        <w:t>则指明了图的样式，例如每个元素的颜色，标题的大小，背景颜色等。</w:t>
      </w:r>
    </w:p>
    <w:p w:rsidR="009F198A" w:rsidRDefault="009F198A" w:rsidP="009F198A">
      <w:pPr>
        <w:pStyle w:val="21"/>
        <w:spacing w:before="120" w:after="120"/>
      </w:pPr>
      <w:r w:rsidRPr="009F198A">
        <w:rPr>
          <w:rFonts w:hint="eastAsia"/>
        </w:rPr>
        <w:t>5.3</w:t>
      </w:r>
      <w:r w:rsidRPr="009F198A">
        <w:t xml:space="preserve"> </w:t>
      </w:r>
      <w:r>
        <w:t>基于</w:t>
      </w:r>
      <w:proofErr w:type="spellStart"/>
      <w:r>
        <w:rPr>
          <w:rFonts w:hint="eastAsia"/>
        </w:rPr>
        <w:t>Matlab</w:t>
      </w:r>
      <w:proofErr w:type="spellEnd"/>
      <w:r>
        <w:rPr>
          <w:rFonts w:hint="eastAsia"/>
        </w:rPr>
        <w:t>的卡尔曼滤波算法程序设计与开发</w:t>
      </w:r>
    </w:p>
    <w:p w:rsidR="00DE36DA" w:rsidRDefault="009F198A" w:rsidP="00DE36DA">
      <w:pPr>
        <w:pStyle w:val="af1"/>
        <w:spacing w:before="120" w:after="120"/>
      </w:pPr>
      <w:r>
        <w:rPr>
          <w:rFonts w:hint="eastAsia"/>
        </w:rPr>
        <w:t>将</w:t>
      </w:r>
      <w:r>
        <w:rPr>
          <w:rFonts w:hint="eastAsia"/>
        </w:rPr>
        <w:t>A</w:t>
      </w:r>
      <w:r>
        <w:t>ndroid</w:t>
      </w:r>
      <w:r>
        <w:t>手机接收的数据通过文件输出流写入</w:t>
      </w:r>
      <w:r w:rsidR="001F0F11">
        <w:t>文本文件，将文本文件导入到电脑里便可使用</w:t>
      </w:r>
      <w:proofErr w:type="spellStart"/>
      <w:r w:rsidR="001F0F11">
        <w:rPr>
          <w:rFonts w:hint="eastAsia"/>
        </w:rPr>
        <w:t>Matlab</w:t>
      </w:r>
      <w:proofErr w:type="spellEnd"/>
      <w:r w:rsidR="001F0F11">
        <w:rPr>
          <w:rFonts w:hint="eastAsia"/>
        </w:rPr>
        <w:t>程序对数据进行处理。</w:t>
      </w:r>
      <w:proofErr w:type="spellStart"/>
      <w:r w:rsidR="001F0F11">
        <w:rPr>
          <w:rFonts w:hint="eastAsia"/>
        </w:rPr>
        <w:t>Matlab</w:t>
      </w:r>
      <w:proofErr w:type="spellEnd"/>
      <w:r w:rsidR="001F0F11">
        <w:rPr>
          <w:rFonts w:hint="eastAsia"/>
        </w:rPr>
        <w:t>程序主要实现了通过卡尔曼滤波对数据进行处理的功能。算法主要的思想是</w:t>
      </w:r>
      <w:r w:rsidR="00DE36DA">
        <w:rPr>
          <w:rFonts w:hint="eastAsia"/>
        </w:rPr>
        <w:t>不停的将最优值误差进行递归，估算出最优值，例如要对温度进行卡尔曼滤波时，首先</w:t>
      </w:r>
      <w:r w:rsidR="001F0F11">
        <w:rPr>
          <w:rFonts w:hint="eastAsia"/>
        </w:rPr>
        <w:t>查询温湿度传感器</w:t>
      </w:r>
      <w:r w:rsidR="001F0F11">
        <w:rPr>
          <w:rFonts w:hint="eastAsia"/>
        </w:rPr>
        <w:t>SHT10</w:t>
      </w:r>
      <w:r w:rsidR="001F0F11">
        <w:rPr>
          <w:rFonts w:hint="eastAsia"/>
        </w:rPr>
        <w:t>的技术手册得到测量误差为±</w:t>
      </w:r>
      <w:r w:rsidR="001F0F11">
        <w:rPr>
          <w:rFonts w:hint="eastAsia"/>
        </w:rPr>
        <w:t>0.5</w:t>
      </w:r>
      <w:r w:rsidR="001F0F11">
        <w:rPr>
          <w:rFonts w:hint="eastAsia"/>
        </w:rPr>
        <w:t>℃，再假定在宏观状态下每一测量时刻与下一测量时刻的温度差别在±</w:t>
      </w:r>
      <w:r w:rsidR="001F0F11">
        <w:rPr>
          <w:rFonts w:hint="eastAsia"/>
        </w:rPr>
        <w:t>0.</w:t>
      </w:r>
      <w:r w:rsidR="00DE36DA">
        <w:rPr>
          <w:rFonts w:hint="eastAsia"/>
        </w:rPr>
        <w:t>1</w:t>
      </w:r>
      <w:r w:rsidR="001F0F11">
        <w:rPr>
          <w:rFonts w:hint="eastAsia"/>
        </w:rPr>
        <w:t>℃之内，</w:t>
      </w:r>
      <w:r w:rsidR="00DE36DA">
        <w:rPr>
          <w:rFonts w:hint="eastAsia"/>
        </w:rPr>
        <w:t>使用两者的协方差来估算出该时刻的温度值，同时求出该时刻最优值的偏差，将该偏差代入到下一时刻对于温度的计算。</w:t>
      </w:r>
      <w:r w:rsidR="00E0596C">
        <w:rPr>
          <w:rFonts w:hint="eastAsia"/>
        </w:rPr>
        <w:t>具体效果如下图：</w:t>
      </w:r>
    </w:p>
    <w:p w:rsidR="00E0596C" w:rsidRDefault="00E0596C" w:rsidP="00DE36DA">
      <w:pPr>
        <w:pStyle w:val="af1"/>
        <w:spacing w:before="120" w:after="120"/>
      </w:pPr>
      <w:r w:rsidRPr="00E0596C">
        <w:rPr>
          <w:noProof/>
        </w:rPr>
        <w:lastRenderedPageBreak/>
        <w:drawing>
          <wp:anchor distT="0" distB="0" distL="114300" distR="114300" simplePos="0" relativeHeight="251685888" behindDoc="1" locked="0" layoutInCell="1" allowOverlap="1" wp14:anchorId="3E0C1F46" wp14:editId="72189AF1">
            <wp:simplePos x="0" y="0"/>
            <wp:positionH relativeFrom="margin">
              <wp:align>center</wp:align>
            </wp:positionH>
            <wp:positionV relativeFrom="paragraph">
              <wp:posOffset>95885</wp:posOffset>
            </wp:positionV>
            <wp:extent cx="4982210" cy="3430270"/>
            <wp:effectExtent l="0" t="0" r="8890" b="0"/>
            <wp:wrapTight wrapText="bothSides">
              <wp:wrapPolygon edited="0">
                <wp:start x="0" y="0"/>
                <wp:lineTo x="0" y="21472"/>
                <wp:lineTo x="21556" y="21472"/>
                <wp:lineTo x="21556" y="0"/>
                <wp:lineTo x="0" y="0"/>
              </wp:wrapPolygon>
            </wp:wrapTight>
            <wp:docPr id="29" name="图片 29" descr="D:\GitHub\GraduationDesign\plot\2015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6" descr="D:\GitHub\GraduationDesign\plot\2015_5_14.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986309" cy="343348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596C" w:rsidRDefault="00E0596C" w:rsidP="00DE36DA">
      <w:pPr>
        <w:pStyle w:val="21"/>
        <w:spacing w:before="120" w:after="120"/>
      </w:pPr>
    </w:p>
    <w:p w:rsidR="00E0596C" w:rsidRDefault="00E0596C" w:rsidP="00DE36DA">
      <w:pPr>
        <w:pStyle w:val="21"/>
        <w:spacing w:before="120" w:after="120"/>
      </w:pPr>
    </w:p>
    <w:p w:rsidR="00E0596C" w:rsidRDefault="00E0596C" w:rsidP="00DE36DA">
      <w:pPr>
        <w:pStyle w:val="21"/>
        <w:spacing w:before="120" w:after="120"/>
      </w:pPr>
    </w:p>
    <w:p w:rsidR="00E0596C" w:rsidRDefault="00E0596C" w:rsidP="00DE36DA">
      <w:pPr>
        <w:pStyle w:val="21"/>
        <w:spacing w:before="120" w:after="120"/>
      </w:pPr>
    </w:p>
    <w:p w:rsidR="00E0596C" w:rsidRDefault="00E0596C" w:rsidP="00DE36DA">
      <w:pPr>
        <w:pStyle w:val="21"/>
        <w:spacing w:before="120" w:after="120"/>
      </w:pPr>
    </w:p>
    <w:p w:rsidR="00E0596C" w:rsidRPr="00E0596C" w:rsidRDefault="00E0596C" w:rsidP="00E0596C">
      <w:pPr>
        <w:pStyle w:val="af4"/>
      </w:pPr>
      <w:r>
        <w:rPr>
          <w:rFonts w:hint="eastAsia"/>
        </w:rPr>
        <w:t>图</w:t>
      </w:r>
      <w:r>
        <w:rPr>
          <w:rFonts w:hint="eastAsia"/>
        </w:rPr>
        <w:t>5.7</w:t>
      </w:r>
      <w:r>
        <w:t xml:space="preserve"> </w:t>
      </w:r>
      <w:r>
        <w:t>经过卡尔曼滤波器之前与之后的图像</w:t>
      </w:r>
    </w:p>
    <w:p w:rsidR="00DE36DA" w:rsidRDefault="00DE36DA" w:rsidP="00DE36DA">
      <w:pPr>
        <w:pStyle w:val="21"/>
        <w:spacing w:before="120" w:after="120"/>
      </w:pPr>
      <w:r>
        <w:rPr>
          <w:rFonts w:hint="eastAsia"/>
        </w:rPr>
        <w:t>5.4</w:t>
      </w:r>
      <w:r>
        <w:t xml:space="preserve"> </w:t>
      </w:r>
      <w:r>
        <w:t>使用版本控制软件对代码工程进行管理</w:t>
      </w:r>
    </w:p>
    <w:p w:rsidR="00C52D97" w:rsidRDefault="00363A6A" w:rsidP="00C52D97">
      <w:pPr>
        <w:pStyle w:val="af1"/>
        <w:spacing w:before="120" w:after="120"/>
      </w:pPr>
      <w:r>
        <w:rPr>
          <w:noProof/>
        </w:rPr>
        <w:drawing>
          <wp:anchor distT="0" distB="0" distL="114300" distR="114300" simplePos="0" relativeHeight="251677696" behindDoc="1" locked="0" layoutInCell="1" allowOverlap="1" wp14:anchorId="6F44D7FE" wp14:editId="3F1F25B5">
            <wp:simplePos x="0" y="0"/>
            <wp:positionH relativeFrom="margin">
              <wp:align>right</wp:align>
            </wp:positionH>
            <wp:positionV relativeFrom="paragraph">
              <wp:posOffset>1173243</wp:posOffset>
            </wp:positionV>
            <wp:extent cx="5580380" cy="3623310"/>
            <wp:effectExtent l="0" t="0" r="1270" b="0"/>
            <wp:wrapTight wrapText="bothSides">
              <wp:wrapPolygon edited="0">
                <wp:start x="0" y="0"/>
                <wp:lineTo x="0" y="21464"/>
                <wp:lineTo x="21531" y="21464"/>
                <wp:lineTo x="21531"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580380" cy="3623310"/>
                    </a:xfrm>
                    <a:prstGeom prst="rect">
                      <a:avLst/>
                    </a:prstGeom>
                  </pic:spPr>
                </pic:pic>
              </a:graphicData>
            </a:graphic>
          </wp:anchor>
        </w:drawing>
      </w:r>
      <w:r w:rsidR="00C52D97">
        <w:rPr>
          <w:rFonts w:hint="eastAsia"/>
        </w:rPr>
        <w:t>在此的版本控制软件特指</w:t>
      </w:r>
      <w:r w:rsidR="00C52D97">
        <w:rPr>
          <w:rFonts w:hint="eastAsia"/>
        </w:rPr>
        <w:t>G</w:t>
      </w:r>
      <w:r w:rsidR="00C52D97">
        <w:t>itHub</w:t>
      </w:r>
      <w:r w:rsidR="00C52D97">
        <w:t>，只需在每次实现一个小的功能后将</w:t>
      </w:r>
      <w:r>
        <w:t>使用</w:t>
      </w:r>
      <w:r>
        <w:rPr>
          <w:rFonts w:hint="eastAsia"/>
        </w:rPr>
        <w:t>c</w:t>
      </w:r>
      <w:r>
        <w:t>ommit</w:t>
      </w:r>
      <w:r>
        <w:t>命令</w:t>
      </w:r>
      <w:r w:rsidR="00C52D97">
        <w:t>整个工程文件提交到本地仓库，实现一个比较大的突破后</w:t>
      </w:r>
      <w:r>
        <w:t>使用</w:t>
      </w:r>
      <w:r>
        <w:rPr>
          <w:rFonts w:hint="eastAsia"/>
        </w:rPr>
        <w:t>push</w:t>
      </w:r>
      <w:r>
        <w:rPr>
          <w:rFonts w:hint="eastAsia"/>
        </w:rPr>
        <w:t>命令</w:t>
      </w:r>
      <w:r w:rsidR="00C52D97">
        <w:t>将工程文件</w:t>
      </w:r>
      <w:r>
        <w:t>提交到远端仓库。如果想回到之前的版本可以使用</w:t>
      </w:r>
      <w:r>
        <w:t>checkout</w:t>
      </w:r>
      <w:r>
        <w:t>命令就能非常简便的回退到之前的版本。同时使用</w:t>
      </w:r>
      <w:proofErr w:type="spellStart"/>
      <w:r>
        <w:rPr>
          <w:rFonts w:hint="eastAsia"/>
        </w:rPr>
        <w:t>gitk</w:t>
      </w:r>
      <w:proofErr w:type="spellEnd"/>
      <w:r>
        <w:rPr>
          <w:rFonts w:hint="eastAsia"/>
        </w:rPr>
        <w:t>命令可以阅览每次提交的说明和具体修改代码的位置。下图为嵌入式系统代码的提交记录：</w:t>
      </w:r>
    </w:p>
    <w:p w:rsidR="00363A6A" w:rsidRDefault="00363A6A" w:rsidP="00E0596C">
      <w:pPr>
        <w:pStyle w:val="af4"/>
      </w:pPr>
      <w:r>
        <w:rPr>
          <w:rFonts w:hint="eastAsia"/>
        </w:rPr>
        <w:lastRenderedPageBreak/>
        <w:t>图</w:t>
      </w:r>
      <w:r>
        <w:rPr>
          <w:rFonts w:hint="eastAsia"/>
        </w:rPr>
        <w:t>5.</w:t>
      </w:r>
      <w:r w:rsidR="00E0596C">
        <w:rPr>
          <w:rFonts w:hint="eastAsia"/>
        </w:rPr>
        <w:t>8</w:t>
      </w:r>
      <w:r>
        <w:t xml:space="preserve"> </w:t>
      </w:r>
      <w:r>
        <w:t>嵌入式系统工程</w:t>
      </w:r>
      <w:r>
        <w:rPr>
          <w:rFonts w:hint="eastAsia"/>
        </w:rPr>
        <w:t>Git</w:t>
      </w:r>
      <w:r>
        <w:t>提交记录</w:t>
      </w:r>
    </w:p>
    <w:p w:rsidR="00363A6A" w:rsidRDefault="00363A6A">
      <w:pPr>
        <w:widowControl/>
        <w:adjustRightInd/>
        <w:jc w:val="left"/>
        <w:textAlignment w:val="auto"/>
      </w:pPr>
      <w:r>
        <w:br w:type="page"/>
      </w:r>
    </w:p>
    <w:p w:rsidR="002205E0" w:rsidRPr="002205E0" w:rsidRDefault="002205E0" w:rsidP="002205E0">
      <w:pPr>
        <w:pStyle w:val="10"/>
        <w:spacing w:before="120" w:after="120"/>
        <w:rPr>
          <w:color w:val="FFFFFF" w:themeColor="background1"/>
        </w:rPr>
      </w:pPr>
      <w:r w:rsidRPr="002205E0">
        <w:rPr>
          <w:color w:val="FFFFFF" w:themeColor="background1"/>
        </w:rPr>
        <w:lastRenderedPageBreak/>
        <w:fldChar w:fldCharType="begin"/>
      </w:r>
      <w:r w:rsidRPr="002205E0">
        <w:rPr>
          <w:color w:val="FFFFFF" w:themeColor="background1"/>
        </w:rPr>
        <w:instrText xml:space="preserve"> MACROBUTTON MTEditEquationSection2 </w:instrText>
      </w:r>
      <w:r w:rsidRPr="002205E0">
        <w:rPr>
          <w:rStyle w:val="MTEquationSection"/>
          <w:color w:val="FFFFFF" w:themeColor="background1"/>
        </w:rPr>
        <w:instrText>Equation Chapter 1 Section 6</w:instrText>
      </w:r>
      <w:r w:rsidRPr="002205E0">
        <w:rPr>
          <w:color w:val="FFFFFF" w:themeColor="background1"/>
        </w:rPr>
        <w:fldChar w:fldCharType="begin"/>
      </w:r>
      <w:r w:rsidRPr="002205E0">
        <w:rPr>
          <w:color w:val="FFFFFF" w:themeColor="background1"/>
        </w:rPr>
        <w:instrText xml:space="preserve"> SEQ MTEqn \r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MTSec \r 6 \h \* MERGEFORMAT </w:instrText>
      </w:r>
      <w:r w:rsidRPr="002205E0">
        <w:rPr>
          <w:color w:val="FFFFFF" w:themeColor="background1"/>
        </w:rPr>
        <w:fldChar w:fldCharType="end"/>
      </w:r>
      <w:r w:rsidRPr="002205E0">
        <w:rPr>
          <w:color w:val="FFFFFF" w:themeColor="background1"/>
        </w:rPr>
        <w:fldChar w:fldCharType="begin"/>
      </w:r>
      <w:r w:rsidRPr="002205E0">
        <w:rPr>
          <w:color w:val="FFFFFF" w:themeColor="background1"/>
        </w:rPr>
        <w:instrText xml:space="preserve"> SEQ MTChap \r 1 \h \* MERGEFORMAT </w:instrText>
      </w:r>
      <w:r w:rsidRPr="002205E0">
        <w:rPr>
          <w:color w:val="FFFFFF" w:themeColor="background1"/>
        </w:rPr>
        <w:fldChar w:fldCharType="end"/>
      </w:r>
      <w:r w:rsidRPr="002205E0">
        <w:rPr>
          <w:color w:val="FFFFFF" w:themeColor="background1"/>
        </w:rPr>
        <w:fldChar w:fldCharType="end"/>
      </w:r>
    </w:p>
    <w:p w:rsidR="00363A6A" w:rsidRDefault="002205E0" w:rsidP="002205E0">
      <w:pPr>
        <w:pStyle w:val="10"/>
        <w:spacing w:before="120" w:after="120"/>
      </w:pPr>
      <w:r>
        <w:rPr>
          <w:rFonts w:hint="eastAsia"/>
        </w:rPr>
        <w:t xml:space="preserve">6. </w:t>
      </w:r>
      <w:r w:rsidR="00363A6A">
        <w:rPr>
          <w:rFonts w:hint="eastAsia"/>
        </w:rPr>
        <w:t>实验分析</w:t>
      </w:r>
    </w:p>
    <w:p w:rsidR="00363A6A" w:rsidRDefault="00046ECB" w:rsidP="00046ECB">
      <w:pPr>
        <w:pStyle w:val="21"/>
        <w:spacing w:before="120" w:after="120"/>
      </w:pPr>
      <w:r>
        <w:rPr>
          <w:rFonts w:hint="eastAsia"/>
        </w:rPr>
        <w:t>6.1</w:t>
      </w:r>
      <w:r>
        <w:t xml:space="preserve"> </w:t>
      </w:r>
      <w:r>
        <w:t>试验装置的搭建</w:t>
      </w:r>
    </w:p>
    <w:p w:rsidR="00046ECB" w:rsidRDefault="00046ECB" w:rsidP="00046ECB">
      <w:pPr>
        <w:pStyle w:val="af1"/>
        <w:spacing w:before="120" w:after="120"/>
      </w:pPr>
      <w:r>
        <w:rPr>
          <w:rFonts w:hint="eastAsia"/>
        </w:rPr>
        <w:t>将超声波模块固定在试验架上保持输入与输出模块处于一条直线上。将超声波输入模块的接口与硬件电路板的输出接口相连，将超声波输出模块与硬件电路板的输入模块相连；使用杜邦线将温湿度传感器与硬件电路板给出的接口相连，同时将温湿度传感器固定在超声波模块旁边；</w:t>
      </w:r>
      <w:proofErr w:type="gramStart"/>
      <w:r>
        <w:rPr>
          <w:rFonts w:hint="eastAsia"/>
        </w:rPr>
        <w:t>将蓝牙模块</w:t>
      </w:r>
      <w:proofErr w:type="gramEnd"/>
      <w:r>
        <w:rPr>
          <w:rFonts w:hint="eastAsia"/>
        </w:rPr>
        <w:t>配置为从模式并插在硬件电路板给出</w:t>
      </w:r>
      <w:proofErr w:type="gramStart"/>
      <w:r>
        <w:rPr>
          <w:rFonts w:hint="eastAsia"/>
        </w:rPr>
        <w:t>的蓝牙接口</w:t>
      </w:r>
      <w:proofErr w:type="gramEnd"/>
      <w:r>
        <w:rPr>
          <w:rFonts w:hint="eastAsia"/>
        </w:rPr>
        <w:t>上即完成试验装置的搭建。搭建完毕的图如下：</w:t>
      </w:r>
    </w:p>
    <w:p w:rsidR="00046ECB" w:rsidRDefault="00046ECB" w:rsidP="00046ECB">
      <w:pPr>
        <w:pStyle w:val="af1"/>
        <w:spacing w:before="120" w:after="120"/>
      </w:pPr>
      <w:r w:rsidRPr="00046ECB">
        <w:rPr>
          <w:noProof/>
        </w:rPr>
        <w:drawing>
          <wp:anchor distT="0" distB="0" distL="114300" distR="114300" simplePos="0" relativeHeight="251678720" behindDoc="1" locked="0" layoutInCell="1" allowOverlap="1" wp14:anchorId="63D93449" wp14:editId="1EB7BACD">
            <wp:simplePos x="0" y="0"/>
            <wp:positionH relativeFrom="margin">
              <wp:align>center</wp:align>
            </wp:positionH>
            <wp:positionV relativeFrom="paragraph">
              <wp:posOffset>10494</wp:posOffset>
            </wp:positionV>
            <wp:extent cx="3600000" cy="2699669"/>
            <wp:effectExtent l="0" t="0" r="635" b="5715"/>
            <wp:wrapTight wrapText="bothSides">
              <wp:wrapPolygon edited="0">
                <wp:start x="0" y="0"/>
                <wp:lineTo x="0" y="21493"/>
                <wp:lineTo x="21490" y="21493"/>
                <wp:lineTo x="21490" y="0"/>
                <wp:lineTo x="0" y="0"/>
              </wp:wrapPolygon>
            </wp:wrapTight>
            <wp:docPr id="23" name="图片 23" descr="D:\GitHub\GraduationDesign\plot\超声波装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GitHub\GraduationDesign\plot\超声波装置.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600000" cy="26996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1"/>
        <w:spacing w:before="120" w:after="120"/>
      </w:pPr>
    </w:p>
    <w:p w:rsidR="00046ECB" w:rsidRDefault="00046ECB" w:rsidP="00046ECB">
      <w:pPr>
        <w:pStyle w:val="af4"/>
      </w:pPr>
      <w:r>
        <w:rPr>
          <w:rFonts w:hint="eastAsia"/>
        </w:rPr>
        <w:t>图</w:t>
      </w:r>
      <w:r>
        <w:rPr>
          <w:rFonts w:hint="eastAsia"/>
        </w:rPr>
        <w:t>6.1</w:t>
      </w:r>
      <w:r>
        <w:t xml:space="preserve"> </w:t>
      </w:r>
      <w:r w:rsidR="001E12D8">
        <w:t>实验</w:t>
      </w:r>
      <w:r w:rsidR="00CD0EAB">
        <w:t>装置图</w:t>
      </w:r>
    </w:p>
    <w:p w:rsidR="00046ECB" w:rsidRDefault="00CD0EAB" w:rsidP="00CD0EAB">
      <w:pPr>
        <w:pStyle w:val="21"/>
        <w:spacing w:before="120" w:after="120"/>
      </w:pPr>
      <w:r>
        <w:rPr>
          <w:rFonts w:hint="eastAsia"/>
        </w:rPr>
        <w:t>6.2</w:t>
      </w:r>
      <w:r>
        <w:t xml:space="preserve"> </w:t>
      </w:r>
      <w:r>
        <w:t>实验数据的获取</w:t>
      </w:r>
    </w:p>
    <w:p w:rsidR="00CD0EAB" w:rsidRDefault="00753BA1" w:rsidP="001E12D8">
      <w:pPr>
        <w:pStyle w:val="af1"/>
        <w:spacing w:before="120" w:after="120"/>
      </w:pPr>
      <w:r>
        <w:rPr>
          <w:noProof/>
        </w:rPr>
        <w:pict>
          <v:shape id="_x0000_s1113" type="#_x0000_t75" style="position:absolute;left:0;text-align:left;margin-left:.3pt;margin-top:65.5pt;width:439pt;height:116.05pt;z-index:251680768;mso-position-horizontal-relative:text;mso-position-vertical-relative:text">
            <v:imagedata r:id="rId111" o:title=""/>
            <w10:wrap type="square"/>
          </v:shape>
          <o:OLEObject Type="Embed" ProgID="Visio.Drawing.15" ShapeID="_x0000_s1113" DrawAspect="Content" ObjectID="_1493805773" r:id="rId112"/>
        </w:pict>
      </w:r>
      <w:r w:rsidR="00CD0EAB">
        <w:rPr>
          <w:rFonts w:hint="eastAsia"/>
        </w:rPr>
        <w:t xml:space="preserve"> </w:t>
      </w:r>
      <w:r w:rsidR="001E12D8">
        <w:rPr>
          <w:rFonts w:hint="eastAsia"/>
        </w:rPr>
        <w:t>将实验装置放在窗台边，上电，更改单片机代码使单片机每隔一分钟对环境温度湿度和超声波声时进行测量并装帧发送到手机上，手机的上位机程序对测量数据进行简单处理就将数据写入手机内存的文本文件，将文本文件取出即可使用</w:t>
      </w:r>
      <w:proofErr w:type="spellStart"/>
      <w:r w:rsidR="001E12D8">
        <w:rPr>
          <w:rFonts w:hint="eastAsia"/>
        </w:rPr>
        <w:t>Matlab</w:t>
      </w:r>
      <w:proofErr w:type="spellEnd"/>
      <w:r w:rsidR="001E12D8">
        <w:rPr>
          <w:rFonts w:hint="eastAsia"/>
        </w:rPr>
        <w:t>对数据进行处理。</w:t>
      </w:r>
      <w:r w:rsidR="00947416">
        <w:rPr>
          <w:rFonts w:hint="eastAsia"/>
        </w:rPr>
        <w:t>具体流程图如下图：</w:t>
      </w:r>
    </w:p>
    <w:p w:rsidR="00947416" w:rsidRDefault="00947416" w:rsidP="00947416">
      <w:pPr>
        <w:pStyle w:val="af4"/>
      </w:pPr>
      <w:r>
        <w:rPr>
          <w:rFonts w:hint="eastAsia"/>
        </w:rPr>
        <w:t>图</w:t>
      </w:r>
      <w:r>
        <w:rPr>
          <w:rFonts w:hint="eastAsia"/>
        </w:rPr>
        <w:t>6.2</w:t>
      </w:r>
      <w:r>
        <w:t xml:space="preserve"> </w:t>
      </w:r>
      <w:r>
        <w:t>数据获取流程图</w:t>
      </w:r>
    </w:p>
    <w:p w:rsidR="001E12D8" w:rsidRDefault="001E12D8" w:rsidP="001E12D8">
      <w:pPr>
        <w:pStyle w:val="af1"/>
        <w:spacing w:before="120" w:after="120"/>
      </w:pPr>
    </w:p>
    <w:p w:rsidR="00093D72" w:rsidRDefault="00093D72" w:rsidP="001E12D8">
      <w:pPr>
        <w:pStyle w:val="af1"/>
        <w:spacing w:before="120" w:after="120"/>
      </w:pPr>
    </w:p>
    <w:p w:rsidR="00093D72" w:rsidRDefault="00093D72" w:rsidP="00093D72">
      <w:pPr>
        <w:pStyle w:val="af4"/>
      </w:pPr>
      <w:r w:rsidRPr="00093D72">
        <w:rPr>
          <w:noProof/>
        </w:rPr>
        <w:drawing>
          <wp:anchor distT="0" distB="0" distL="114300" distR="114300" simplePos="0" relativeHeight="251683840" behindDoc="1" locked="0" layoutInCell="1" allowOverlap="1" wp14:anchorId="7366A5E1" wp14:editId="43F69B3B">
            <wp:simplePos x="0" y="0"/>
            <wp:positionH relativeFrom="margin">
              <wp:align>right</wp:align>
            </wp:positionH>
            <wp:positionV relativeFrom="paragraph">
              <wp:posOffset>218</wp:posOffset>
            </wp:positionV>
            <wp:extent cx="1800000" cy="3200667"/>
            <wp:effectExtent l="0" t="0" r="0" b="0"/>
            <wp:wrapTight wrapText="bothSides">
              <wp:wrapPolygon edited="0">
                <wp:start x="0" y="0"/>
                <wp:lineTo x="0" y="21471"/>
                <wp:lineTo x="21265" y="21471"/>
                <wp:lineTo x="21265" y="0"/>
                <wp:lineTo x="0" y="0"/>
              </wp:wrapPolygon>
            </wp:wrapTight>
            <wp:docPr id="26" name="图片 26" descr="D:\GitHub\GraduationDesign\plot\soun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GitHub\GraduationDesign\plot\soundTime.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3D72">
        <w:rPr>
          <w:noProof/>
        </w:rPr>
        <w:drawing>
          <wp:anchor distT="0" distB="0" distL="114300" distR="114300" simplePos="0" relativeHeight="251681792" behindDoc="1" locked="0" layoutInCell="1" allowOverlap="1" wp14:anchorId="2048058F" wp14:editId="0609FC8B">
            <wp:simplePos x="0" y="0"/>
            <wp:positionH relativeFrom="margin">
              <wp:align>left</wp:align>
            </wp:positionH>
            <wp:positionV relativeFrom="paragraph">
              <wp:posOffset>161</wp:posOffset>
            </wp:positionV>
            <wp:extent cx="1800000" cy="3200667"/>
            <wp:effectExtent l="0" t="0" r="0" b="0"/>
            <wp:wrapTight wrapText="bothSides">
              <wp:wrapPolygon edited="0">
                <wp:start x="0" y="0"/>
                <wp:lineTo x="0" y="21471"/>
                <wp:lineTo x="21265" y="21471"/>
                <wp:lineTo x="21265" y="0"/>
                <wp:lineTo x="0" y="0"/>
              </wp:wrapPolygon>
            </wp:wrapTight>
            <wp:docPr id="24" name="图片 24" descr="D:\GitHub\GraduationDesign\plot\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GitHub\GraduationDesign\plot\temp.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3D72">
        <w:rPr>
          <w:noProof/>
        </w:rPr>
        <w:drawing>
          <wp:anchor distT="0" distB="0" distL="114300" distR="114300" simplePos="0" relativeHeight="251682816" behindDoc="1" locked="0" layoutInCell="1" allowOverlap="1" wp14:anchorId="7511D35C" wp14:editId="47E67292">
            <wp:simplePos x="0" y="0"/>
            <wp:positionH relativeFrom="margin">
              <wp:align>center</wp:align>
            </wp:positionH>
            <wp:positionV relativeFrom="paragraph">
              <wp:posOffset>407</wp:posOffset>
            </wp:positionV>
            <wp:extent cx="1800000" cy="3200592"/>
            <wp:effectExtent l="0" t="0" r="0" b="0"/>
            <wp:wrapTight wrapText="bothSides">
              <wp:wrapPolygon edited="0">
                <wp:start x="0" y="0"/>
                <wp:lineTo x="0" y="21471"/>
                <wp:lineTo x="21265" y="21471"/>
                <wp:lineTo x="21265" y="0"/>
                <wp:lineTo x="0" y="0"/>
              </wp:wrapPolygon>
            </wp:wrapTight>
            <wp:docPr id="25" name="图片 25" descr="D:\GitHub\GraduationDesign\plot\Screenshot_2015-05-21-12-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GitHub\GraduationDesign\plot\Screenshot_2015-05-21-12-29-37.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800000" cy="32005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6.3</w:t>
      </w:r>
      <w:r>
        <w:t xml:space="preserve"> </w:t>
      </w:r>
      <w:r>
        <w:t>使用</w:t>
      </w:r>
      <w:r>
        <w:rPr>
          <w:rFonts w:hint="eastAsia"/>
        </w:rPr>
        <w:t>Android</w:t>
      </w:r>
      <w:r>
        <w:rPr>
          <w:rFonts w:hint="eastAsia"/>
        </w:rPr>
        <w:t>上位机</w:t>
      </w:r>
      <w:r w:rsidR="00703715">
        <w:rPr>
          <w:rFonts w:hint="eastAsia"/>
        </w:rPr>
        <w:t>接收数据</w:t>
      </w:r>
    </w:p>
    <w:p w:rsidR="00703715" w:rsidRDefault="00703715" w:rsidP="00703715">
      <w:pPr>
        <w:pStyle w:val="21"/>
        <w:spacing w:before="120" w:after="120"/>
      </w:pPr>
      <w:r>
        <w:t xml:space="preserve">6.3 </w:t>
      </w:r>
      <w:r w:rsidR="00E0596C">
        <w:t>实验数据与理论模型比较并分析</w:t>
      </w:r>
    </w:p>
    <w:p w:rsidR="00B95371" w:rsidRDefault="00703715" w:rsidP="00696E32">
      <w:pPr>
        <w:pStyle w:val="af1"/>
        <w:spacing w:before="120" w:after="120"/>
      </w:pPr>
      <w:r>
        <w:rPr>
          <w:rFonts w:hint="eastAsia"/>
        </w:rPr>
        <w:t>由第二</w:t>
      </w:r>
      <w:proofErr w:type="gramStart"/>
      <w:r>
        <w:rPr>
          <w:rFonts w:hint="eastAsia"/>
        </w:rPr>
        <w:t>章理论</w:t>
      </w:r>
      <w:proofErr w:type="gramEnd"/>
      <w:r>
        <w:rPr>
          <w:rFonts w:hint="eastAsia"/>
        </w:rPr>
        <w:t>知识可得</w:t>
      </w:r>
      <w:r w:rsidR="00D977AC">
        <w:rPr>
          <w:rFonts w:hint="eastAsia"/>
        </w:rPr>
        <w:t>如下公式：</w:t>
      </w:r>
    </w:p>
    <w:p w:rsidR="00696E32" w:rsidRDefault="00B95371" w:rsidP="00696E32">
      <w:pPr>
        <w:pStyle w:val="MTDisplayEquation"/>
      </w:pPr>
      <w:r w:rsidRPr="00B95371">
        <w:rPr>
          <w:position w:val="-24"/>
        </w:rPr>
        <w:object w:dxaOrig="960" w:dyaOrig="620">
          <v:shape id="_x0000_i1063" type="#_x0000_t75" style="width:48pt;height:31pt" o:ole="">
            <v:imagedata r:id="rId116" o:title=""/>
          </v:shape>
          <o:OLEObject Type="Embed" ProgID="Equation.DSMT4" ShapeID="_x0000_i1063" DrawAspect="Content" ObjectID="_1493805758" r:id="rId117"/>
        </w:object>
      </w:r>
      <w:r>
        <w:t xml:space="preserve"> </w:t>
      </w:r>
      <w:r w:rsidR="00696E32">
        <w:tab/>
      </w:r>
      <w:r w:rsidR="00696E32">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6</w:instrText>
        </w:r>
      </w:fldSimple>
      <w:r w:rsidR="002205E0">
        <w:instrText>.</w:instrText>
      </w:r>
      <w:fldSimple w:instr=" SEQ MTEqn \c \* Arabic \* MERGEFORMAT ">
        <w:r w:rsidR="00030450">
          <w:rPr>
            <w:noProof/>
          </w:rPr>
          <w:instrText>1</w:instrText>
        </w:r>
      </w:fldSimple>
      <w:r w:rsidR="002205E0">
        <w:instrText>)</w:instrText>
      </w:r>
      <w:r w:rsidR="002205E0">
        <w:fldChar w:fldCharType="end"/>
      </w:r>
    </w:p>
    <w:p w:rsidR="00B95371" w:rsidRDefault="00B95371" w:rsidP="00B95371">
      <w:pPr>
        <w:pStyle w:val="MTDisplayEquation"/>
      </w:pPr>
      <w:r>
        <w:tab/>
      </w:r>
    </w:p>
    <w:p w:rsidR="00D977AC" w:rsidRDefault="00D977AC" w:rsidP="00D977AC">
      <w:pPr>
        <w:pStyle w:val="af1"/>
        <w:spacing w:before="120" w:after="120"/>
      </w:pPr>
      <w:r>
        <w:rPr>
          <w:rFonts w:hint="eastAsia"/>
        </w:rPr>
        <w:t>其中，</w:t>
      </w:r>
      <w:r w:rsidRPr="00D977AC">
        <w:rPr>
          <w:position w:val="-6"/>
        </w:rPr>
        <w:object w:dxaOrig="200" w:dyaOrig="240">
          <v:shape id="_x0000_i1064" type="#_x0000_t75" style="width:10pt;height:12pt" o:ole="">
            <v:imagedata r:id="rId118" o:title=""/>
          </v:shape>
          <o:OLEObject Type="Embed" ProgID="Equation.DSMT4" ShapeID="_x0000_i1064" DrawAspect="Content" ObjectID="_1493805759" r:id="rId119"/>
        </w:object>
      </w:r>
      <w:r>
        <w:t>为二元混合气体平均声速；</w:t>
      </w:r>
      <w:r w:rsidRPr="00D977AC">
        <w:rPr>
          <w:position w:val="-10"/>
        </w:rPr>
        <w:object w:dxaOrig="200" w:dyaOrig="279">
          <v:shape id="_x0000_i1065" type="#_x0000_t75" style="width:10pt;height:14pt" o:ole="">
            <v:imagedata r:id="rId120" o:title=""/>
          </v:shape>
          <o:OLEObject Type="Embed" ProgID="Equation.DSMT4" ShapeID="_x0000_i1065" DrawAspect="Content" ObjectID="_1493805760" r:id="rId121"/>
        </w:object>
      </w:r>
      <w:r w:rsidR="002205E0">
        <w:t>为</w:t>
      </w:r>
      <w:r>
        <w:t>二元混合气体平均定压定容热容量比；</w:t>
      </w:r>
      <w:r w:rsidRPr="00D977AC">
        <w:rPr>
          <w:position w:val="-4"/>
        </w:rPr>
        <w:object w:dxaOrig="220" w:dyaOrig="240">
          <v:shape id="_x0000_i1066" type="#_x0000_t75" style="width:11pt;height:12pt" o:ole="">
            <v:imagedata r:id="rId122" o:title=""/>
          </v:shape>
          <o:OLEObject Type="Embed" ProgID="Equation.DSMT4" ShapeID="_x0000_i1066" DrawAspect="Content" ObjectID="_1493805761" r:id="rId123"/>
        </w:object>
      </w:r>
      <w:r w:rsidR="002205E0">
        <w:t>为</w:t>
      </w:r>
      <w:r w:rsidR="00B95371">
        <w:t>摩尔气体常数；</w:t>
      </w:r>
      <w:r w:rsidR="00B95371" w:rsidRPr="00B95371">
        <w:rPr>
          <w:position w:val="-4"/>
        </w:rPr>
        <w:object w:dxaOrig="279" w:dyaOrig="300">
          <v:shape id="_x0000_i1067" type="#_x0000_t75" style="width:14pt;height:15pt" o:ole="">
            <v:imagedata r:id="rId124" o:title=""/>
          </v:shape>
          <o:OLEObject Type="Embed" ProgID="Equation.DSMT4" ShapeID="_x0000_i1067" DrawAspect="Content" ObjectID="_1493805762" r:id="rId125"/>
        </w:object>
      </w:r>
      <w:r w:rsidR="002205E0">
        <w:t>为</w:t>
      </w:r>
      <w:r w:rsidR="00B95371">
        <w:t>混合气体的摩尔质量</w:t>
      </w:r>
      <w:r w:rsidR="002205E0">
        <w:t>；</w:t>
      </w:r>
      <w:r w:rsidR="002205E0" w:rsidRPr="002205E0">
        <w:rPr>
          <w:position w:val="-4"/>
        </w:rPr>
        <w:object w:dxaOrig="200" w:dyaOrig="240">
          <v:shape id="_x0000_i1068" type="#_x0000_t75" style="width:10pt;height:12pt" o:ole="">
            <v:imagedata r:id="rId126" o:title=""/>
          </v:shape>
          <o:OLEObject Type="Embed" ProgID="Equation.DSMT4" ShapeID="_x0000_i1068" DrawAspect="Content" ObjectID="_1493805763" r:id="rId127"/>
        </w:object>
      </w:r>
      <w:r w:rsidR="002205E0">
        <w:t>为热力学温度</w:t>
      </w:r>
      <w:r w:rsidR="00B95371">
        <w:t>。</w:t>
      </w:r>
    </w:p>
    <w:p w:rsidR="00D977AC" w:rsidRDefault="00D977AC" w:rsidP="00703715">
      <w:pPr>
        <w:pStyle w:val="af1"/>
        <w:spacing w:before="120" w:after="120"/>
      </w:pPr>
      <w:r>
        <w:rPr>
          <w:rFonts w:hint="eastAsia"/>
        </w:rPr>
        <w:t>通过查阅文献可得空气的摩尔质量</w:t>
      </w:r>
      <w:r w:rsidRPr="00D977AC">
        <w:rPr>
          <w:position w:val="-4"/>
        </w:rPr>
        <w:object w:dxaOrig="279" w:dyaOrig="300">
          <v:shape id="_x0000_i1069" type="#_x0000_t75" style="width:14pt;height:15pt" o:ole="">
            <v:imagedata r:id="rId128" o:title=""/>
          </v:shape>
          <o:OLEObject Type="Embed" ProgID="Equation.DSMT4" ShapeID="_x0000_i1069" DrawAspect="Content" ObjectID="_1493805764" r:id="rId129"/>
        </w:object>
      </w:r>
      <w:r>
        <w:t>=28.96g/</w:t>
      </w:r>
      <w:proofErr w:type="spellStart"/>
      <w:r>
        <w:t>mol</w:t>
      </w:r>
      <w:proofErr w:type="spellEnd"/>
      <w:r>
        <w:t>，定压定容热容量比</w:t>
      </w:r>
      <w:r w:rsidRPr="00D977AC">
        <w:rPr>
          <w:position w:val="-10"/>
        </w:rPr>
        <w:object w:dxaOrig="200" w:dyaOrig="279">
          <v:shape id="_x0000_i1070" type="#_x0000_t75" style="width:10pt;height:14pt" o:ole="">
            <v:imagedata r:id="rId130" o:title=""/>
          </v:shape>
          <o:OLEObject Type="Embed" ProgID="Equation.DSMT4" ShapeID="_x0000_i1070" DrawAspect="Content" ObjectID="_1493805765" r:id="rId131"/>
        </w:object>
      </w:r>
      <w:r>
        <w:t>=1.399</w:t>
      </w:r>
      <w:r w:rsidR="00B95371">
        <w:rPr>
          <w:vertAlign w:val="superscript"/>
        </w:rPr>
        <w:t>[11]</w:t>
      </w:r>
      <w:r>
        <w:t>，代入式</w:t>
      </w:r>
      <w:r>
        <w:rPr>
          <w:rFonts w:hint="eastAsia"/>
        </w:rPr>
        <w:t>(</w:t>
      </w:r>
      <w:r>
        <w:t>1</w:t>
      </w:r>
      <w:r>
        <w:rPr>
          <w:rFonts w:hint="eastAsia"/>
        </w:rPr>
        <w:t>)</w:t>
      </w:r>
      <w:r>
        <w:rPr>
          <w:rFonts w:hint="eastAsia"/>
        </w:rPr>
        <w:t>可得空气的绝对温度为：</w:t>
      </w:r>
    </w:p>
    <w:p w:rsidR="00D977AC" w:rsidRDefault="00B95371" w:rsidP="00B95371">
      <w:pPr>
        <w:pStyle w:val="MTDisplayEquation"/>
      </w:pPr>
      <w:r w:rsidRPr="00B95371">
        <w:rPr>
          <w:position w:val="-26"/>
        </w:rPr>
        <w:object w:dxaOrig="2160" w:dyaOrig="639">
          <v:shape id="_x0000_i1071" type="#_x0000_t75" style="width:108pt;height:32pt" o:ole="">
            <v:imagedata r:id="rId132" o:title=""/>
          </v:shape>
          <o:OLEObject Type="Embed" ProgID="Equation.DSMT4" ShapeID="_x0000_i1071" DrawAspect="Content" ObjectID="_1493805766" r:id="rId133"/>
        </w:object>
      </w:r>
      <w:r>
        <w:t xml:space="preserve"> </w:t>
      </w:r>
      <w:r>
        <w:tab/>
      </w:r>
      <w:r>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sidR="00030450">
          <w:rPr>
            <w:noProof/>
          </w:rPr>
          <w:instrText>6</w:instrText>
        </w:r>
      </w:fldSimple>
      <w:r w:rsidR="002205E0">
        <w:instrText>.</w:instrText>
      </w:r>
      <w:fldSimple w:instr=" SEQ MTEqn \c \* Arabic \* MERGEFORMAT ">
        <w:r w:rsidR="00030450">
          <w:rPr>
            <w:noProof/>
          </w:rPr>
          <w:instrText>2</w:instrText>
        </w:r>
      </w:fldSimple>
      <w:r w:rsidR="002205E0">
        <w:instrText>)</w:instrText>
      </w:r>
      <w:r w:rsidR="002205E0">
        <w:fldChar w:fldCharType="end"/>
      </w:r>
    </w:p>
    <w:p w:rsidR="002205E0" w:rsidRDefault="002205E0" w:rsidP="002205E0">
      <w:pPr>
        <w:pStyle w:val="af1"/>
        <w:spacing w:before="120" w:after="120"/>
      </w:pPr>
      <w:r>
        <w:rPr>
          <w:rFonts w:hint="eastAsia"/>
        </w:rPr>
        <w:t>将式</w:t>
      </w:r>
      <w:r>
        <w:rPr>
          <w:rFonts w:hint="eastAsia"/>
        </w:rPr>
        <w:t>(</w:t>
      </w:r>
      <w:r>
        <w:t>6.2)</w:t>
      </w:r>
      <w:r>
        <w:t>改写为速度</w:t>
      </w:r>
      <w:r w:rsidRPr="00D977AC">
        <w:rPr>
          <w:position w:val="-6"/>
        </w:rPr>
        <w:object w:dxaOrig="200" w:dyaOrig="240">
          <v:shape id="_x0000_i1072" type="#_x0000_t75" style="width:10pt;height:12pt" o:ole="">
            <v:imagedata r:id="rId118" o:title=""/>
          </v:shape>
          <o:OLEObject Type="Embed" ProgID="Equation.DSMT4" ShapeID="_x0000_i1072" DrawAspect="Content" ObjectID="_1493805767" r:id="rId134"/>
        </w:object>
      </w:r>
      <w:r>
        <w:t>关于温度</w:t>
      </w:r>
      <w:r w:rsidRPr="002205E0">
        <w:rPr>
          <w:position w:val="-4"/>
        </w:rPr>
        <w:object w:dxaOrig="200" w:dyaOrig="240">
          <v:shape id="_x0000_i1073" type="#_x0000_t75" style="width:10pt;height:12pt" o:ole="">
            <v:imagedata r:id="rId135" o:title=""/>
          </v:shape>
          <o:OLEObject Type="Embed" ProgID="Equation.DSMT4" ShapeID="_x0000_i1073" DrawAspect="Content" ObjectID="_1493805768" r:id="rId136"/>
        </w:object>
      </w:r>
      <w:r>
        <w:t>的函数：</w:t>
      </w:r>
    </w:p>
    <w:p w:rsidR="002205E0" w:rsidRPr="002205E0" w:rsidRDefault="00030450" w:rsidP="002205E0">
      <w:pPr>
        <w:pStyle w:val="MTDisplayEquation"/>
      </w:pPr>
      <w:r w:rsidRPr="002205E0">
        <w:rPr>
          <w:position w:val="-6"/>
        </w:rPr>
        <w:object w:dxaOrig="2060" w:dyaOrig="320">
          <v:shape id="_x0000_i1074" type="#_x0000_t75" style="width:103pt;height:16pt" o:ole="">
            <v:imagedata r:id="rId137" o:title=""/>
          </v:shape>
          <o:OLEObject Type="Embed" ProgID="Equation.DSMT4" ShapeID="_x0000_i1074" DrawAspect="Content" ObjectID="_1493805769" r:id="rId138"/>
        </w:object>
      </w:r>
      <w:r w:rsidR="002205E0">
        <w:t xml:space="preserve"> </w:t>
      </w:r>
      <w:r>
        <w:tab/>
      </w:r>
      <w:r w:rsidR="002205E0">
        <w:tab/>
      </w:r>
      <w:r w:rsidR="002205E0">
        <w:fldChar w:fldCharType="begin"/>
      </w:r>
      <w:r w:rsidR="002205E0">
        <w:instrText xml:space="preserve"> MACROBUTTON MTPlaceRef \* MERGEFORMAT </w:instrText>
      </w:r>
      <w:r w:rsidR="002205E0">
        <w:fldChar w:fldCharType="begin"/>
      </w:r>
      <w:r w:rsidR="002205E0">
        <w:instrText xml:space="preserve"> SEQ MTEqn \h \* MERGEFORMAT </w:instrText>
      </w:r>
      <w:r w:rsidR="002205E0">
        <w:fldChar w:fldCharType="end"/>
      </w:r>
      <w:r w:rsidR="002205E0">
        <w:instrText>(</w:instrText>
      </w:r>
      <w:fldSimple w:instr=" SEQ MTSec \c \* Arabic \* MERGEFORMAT ">
        <w:r>
          <w:rPr>
            <w:noProof/>
          </w:rPr>
          <w:instrText>6</w:instrText>
        </w:r>
      </w:fldSimple>
      <w:r w:rsidR="002205E0">
        <w:instrText>.</w:instrText>
      </w:r>
      <w:fldSimple w:instr=" SEQ MTEqn \c \* Arabic \* MERGEFORMAT ">
        <w:r>
          <w:rPr>
            <w:noProof/>
          </w:rPr>
          <w:instrText>3</w:instrText>
        </w:r>
      </w:fldSimple>
      <w:r w:rsidR="002205E0">
        <w:instrText>)</w:instrText>
      </w:r>
      <w:r w:rsidR="002205E0">
        <w:fldChar w:fldCharType="end"/>
      </w:r>
    </w:p>
    <w:p w:rsidR="00030450" w:rsidRDefault="00030450" w:rsidP="00B95371">
      <w:pPr>
        <w:pStyle w:val="af1"/>
        <w:spacing w:before="120" w:after="120"/>
      </w:pPr>
      <w:r>
        <w:t>其中</w:t>
      </w:r>
      <w:r>
        <w:rPr>
          <w:rFonts w:hint="eastAsia"/>
        </w:rPr>
        <w:t>t</w:t>
      </w:r>
      <w:r>
        <w:rPr>
          <w:rFonts w:hint="eastAsia"/>
        </w:rPr>
        <w:t>为摄氏温度。</w:t>
      </w:r>
    </w:p>
    <w:p w:rsidR="00B95371" w:rsidRDefault="006E391F" w:rsidP="00B95371">
      <w:pPr>
        <w:pStyle w:val="af1"/>
        <w:spacing w:before="120" w:after="120"/>
      </w:pPr>
      <w:r>
        <w:rPr>
          <w:rFonts w:hint="eastAsia"/>
        </w:rPr>
        <w:t>由于条件限制，本实验验证的是超声波声速与温度之间的函数关系，</w:t>
      </w:r>
      <w:r w:rsidR="002205E0">
        <w:rPr>
          <w:rFonts w:hint="eastAsia"/>
        </w:rPr>
        <w:t>将实验测得的数据与理论模型进行比较，已知</w:t>
      </w:r>
      <w:r w:rsidR="00030450">
        <w:rPr>
          <w:rFonts w:hint="eastAsia"/>
        </w:rPr>
        <w:t>超声波发送与接收探头之间的距离为</w:t>
      </w:r>
      <w:r w:rsidR="00030450">
        <w:rPr>
          <w:rFonts w:hint="eastAsia"/>
        </w:rPr>
        <w:t>10</w:t>
      </w:r>
      <w:r w:rsidR="00030450">
        <w:rPr>
          <w:rFonts w:hint="eastAsia"/>
        </w:rPr>
        <w:t>厘米，则实测超声波声速为：</w:t>
      </w:r>
    </w:p>
    <w:p w:rsidR="00030450" w:rsidRDefault="00030450" w:rsidP="00030450">
      <w:pPr>
        <w:pStyle w:val="MTDisplayEquation"/>
      </w:pPr>
      <w:r w:rsidRPr="00030450">
        <w:rPr>
          <w:position w:val="-22"/>
        </w:rPr>
        <w:object w:dxaOrig="2580" w:dyaOrig="560">
          <v:shape id="_x0000_i1075" type="#_x0000_t75" style="width:129pt;height:28pt" o:ole="">
            <v:imagedata r:id="rId139" o:title=""/>
          </v:shape>
          <o:OLEObject Type="Embed" ProgID="Equation.DSMT4" ShapeID="_x0000_i1075" DrawAspect="Content" ObjectID="_1493805770" r:id="rId140"/>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6</w:instrText>
        </w:r>
      </w:fldSimple>
      <w:r>
        <w:instrText>.</w:instrText>
      </w:r>
      <w:fldSimple w:instr=" SEQ MTEqn \c \* Arabic \* MERGEFORMAT ">
        <w:r>
          <w:rPr>
            <w:noProof/>
          </w:rPr>
          <w:instrText>4</w:instrText>
        </w:r>
      </w:fldSimple>
      <w:r>
        <w:instrText>)</w:instrText>
      </w:r>
      <w:r>
        <w:fldChar w:fldCharType="end"/>
      </w:r>
    </w:p>
    <w:p w:rsidR="00030450" w:rsidRDefault="00030450" w:rsidP="00B95371">
      <w:pPr>
        <w:pStyle w:val="af1"/>
        <w:spacing w:before="120" w:after="120"/>
      </w:pPr>
      <w:r>
        <w:rPr>
          <w:rFonts w:hint="eastAsia"/>
        </w:rPr>
        <w:t>其中</w:t>
      </w:r>
      <w:r w:rsidRPr="00030450">
        <w:rPr>
          <w:position w:val="-6"/>
        </w:rPr>
        <w:object w:dxaOrig="1800" w:dyaOrig="260">
          <v:shape id="_x0000_i1076" type="#_x0000_t75" style="width:90pt;height:13pt" o:ole="">
            <v:imagedata r:id="rId141" o:title=""/>
          </v:shape>
          <o:OLEObject Type="Embed" ProgID="Equation.DSMT4" ShapeID="_x0000_i1076" DrawAspect="Content" ObjectID="_1493805771" r:id="rId142"/>
        </w:object>
      </w:r>
      <w:r>
        <w:t>为声音传播的时间。</w:t>
      </w:r>
    </w:p>
    <w:p w:rsidR="00030450" w:rsidRDefault="00030450" w:rsidP="00030450">
      <w:pPr>
        <w:pStyle w:val="af1"/>
        <w:spacing w:before="120" w:after="120"/>
      </w:pPr>
      <w:r>
        <w:t>在</w:t>
      </w:r>
      <w:proofErr w:type="spellStart"/>
      <w:r>
        <w:rPr>
          <w:rFonts w:hint="eastAsia"/>
        </w:rPr>
        <w:t>Matlab</w:t>
      </w:r>
      <w:proofErr w:type="spellEnd"/>
      <w:r>
        <w:rPr>
          <w:rFonts w:hint="eastAsia"/>
        </w:rPr>
        <w:t>里将理论计算的数学模型与实际测得的数据进行绘图并比较，图像如下：</w:t>
      </w:r>
    </w:p>
    <w:p w:rsidR="00E0596C" w:rsidRDefault="00E0596C" w:rsidP="00030450">
      <w:pPr>
        <w:pStyle w:val="af4"/>
      </w:pPr>
      <w:bookmarkStart w:id="25" w:name="_GoBack"/>
      <w:r w:rsidRPr="00030450">
        <w:rPr>
          <w:noProof/>
        </w:rPr>
        <w:drawing>
          <wp:anchor distT="0" distB="0" distL="114300" distR="114300" simplePos="0" relativeHeight="251684864" behindDoc="1" locked="0" layoutInCell="1" allowOverlap="1" wp14:anchorId="58C0CF7B" wp14:editId="77E485B6">
            <wp:simplePos x="0" y="0"/>
            <wp:positionH relativeFrom="margin">
              <wp:align>center</wp:align>
            </wp:positionH>
            <wp:positionV relativeFrom="paragraph">
              <wp:posOffset>88265</wp:posOffset>
            </wp:positionV>
            <wp:extent cx="3600000" cy="2146422"/>
            <wp:effectExtent l="0" t="0" r="635" b="6350"/>
            <wp:wrapTight wrapText="bothSides">
              <wp:wrapPolygon edited="0">
                <wp:start x="0" y="0"/>
                <wp:lineTo x="0" y="21472"/>
                <wp:lineTo x="21490" y="21472"/>
                <wp:lineTo x="21490" y="0"/>
                <wp:lineTo x="0" y="0"/>
              </wp:wrapPolygon>
            </wp:wrapTight>
            <wp:docPr id="27" name="图片 27" descr="D:\GitHub\GraduationDesign\plot\声速与温度的函数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3" descr="D:\GitHub\GraduationDesign\plot\声速与温度的函数图像.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600000" cy="214642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5"/>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E0596C" w:rsidRDefault="00E0596C" w:rsidP="00030450">
      <w:pPr>
        <w:pStyle w:val="af4"/>
      </w:pPr>
    </w:p>
    <w:p w:rsidR="00030450" w:rsidRDefault="00030450" w:rsidP="00030450">
      <w:pPr>
        <w:pStyle w:val="af4"/>
      </w:pPr>
      <w:r>
        <w:rPr>
          <w:rFonts w:hint="eastAsia"/>
        </w:rPr>
        <w:t>图</w:t>
      </w:r>
      <w:r>
        <w:rPr>
          <w:rFonts w:hint="eastAsia"/>
        </w:rPr>
        <w:t>6.4</w:t>
      </w:r>
      <w:r>
        <w:t xml:space="preserve"> </w:t>
      </w:r>
      <w:commentRangeStart w:id="26"/>
      <w:r w:rsidR="00E0596C">
        <w:t>理论计算与实际测量数据图像</w:t>
      </w:r>
      <w:commentRangeEnd w:id="26"/>
      <w:r w:rsidR="00517BCB">
        <w:rPr>
          <w:rStyle w:val="afa"/>
          <w:rFonts w:eastAsia="宋体"/>
        </w:rPr>
        <w:commentReference w:id="26"/>
      </w:r>
    </w:p>
    <w:p w:rsidR="00E0596C" w:rsidRPr="002140C1" w:rsidRDefault="002140C1" w:rsidP="002140C1">
      <w:pPr>
        <w:pStyle w:val="af1"/>
        <w:spacing w:before="120" w:after="120"/>
      </w:pPr>
      <w:r>
        <w:rPr>
          <w:rFonts w:hint="eastAsia"/>
        </w:rPr>
        <w:t>有图像可得实测数据与理论计算比较有</w:t>
      </w:r>
      <w:r>
        <w:rPr>
          <w:rFonts w:hint="eastAsia"/>
        </w:rPr>
        <w:t>2</w:t>
      </w:r>
      <w:r>
        <w:t>m/s</w:t>
      </w:r>
      <w:r>
        <w:t>的速度差，折合为声时即有</w:t>
      </w:r>
      <w:r>
        <w:t>300ns</w:t>
      </w:r>
      <w:r>
        <w:t>的误差，分析原因为硬件电路中信号</w:t>
      </w:r>
      <w:proofErr w:type="gramStart"/>
      <w:r>
        <w:t>传输与换能</w:t>
      </w:r>
      <w:proofErr w:type="gramEnd"/>
      <w:r>
        <w:t>晶片电信号与超声信号相互转换之间产生的时间延迟。取出这些影响该系统测量数据满足理论计算的气体模型，故该系统可用于检测空气浓度变化</w:t>
      </w:r>
      <w:r w:rsidR="006E391F">
        <w:t>。</w:t>
      </w:r>
    </w:p>
    <w:sectPr w:rsidR="00E0596C" w:rsidRPr="002140C1">
      <w:headerReference w:type="default" r:id="rId144"/>
      <w:footerReference w:type="default" r:id="rId145"/>
      <w:pgSz w:w="11907" w:h="16840" w:code="9"/>
      <w:pgMar w:top="1361" w:right="1134" w:bottom="1361" w:left="1134" w:header="720" w:footer="851" w:gutter="85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an" w:date="2015-05-22T11:34:00Z" w:initials="p">
    <w:p w:rsidR="0073467F" w:rsidRDefault="0073467F">
      <w:pPr>
        <w:pStyle w:val="afb"/>
      </w:pPr>
      <w:r>
        <w:rPr>
          <w:rStyle w:val="afa"/>
        </w:rPr>
        <w:annotationRef/>
      </w:r>
      <w:r>
        <w:rPr>
          <w:rFonts w:hint="eastAsia"/>
        </w:rPr>
        <w:t>缺少结论性的内容</w:t>
      </w:r>
    </w:p>
  </w:comment>
  <w:comment w:id="7" w:author="pan" w:date="2015-05-22T10:43:00Z" w:initials="p">
    <w:p w:rsidR="001D32F4" w:rsidRDefault="001D32F4">
      <w:pPr>
        <w:pStyle w:val="afb"/>
      </w:pPr>
      <w:r>
        <w:rPr>
          <w:rStyle w:val="afa"/>
        </w:rPr>
        <w:annotationRef/>
      </w:r>
    </w:p>
  </w:comment>
  <w:comment w:id="8" w:author="pan" w:date="2015-05-22T10:43:00Z" w:initials="p">
    <w:p w:rsidR="001D32F4" w:rsidRDefault="001D32F4">
      <w:pPr>
        <w:pStyle w:val="afb"/>
      </w:pPr>
      <w:r>
        <w:rPr>
          <w:rStyle w:val="afa"/>
        </w:rPr>
        <w:annotationRef/>
      </w:r>
    </w:p>
  </w:comment>
  <w:comment w:id="9" w:author="pan" w:date="2015-05-22T10:43:00Z" w:initials="p">
    <w:p w:rsidR="001D32F4" w:rsidRDefault="001D32F4">
      <w:pPr>
        <w:pStyle w:val="afb"/>
      </w:pPr>
      <w:r>
        <w:rPr>
          <w:rStyle w:val="afa"/>
        </w:rPr>
        <w:annotationRef/>
      </w:r>
    </w:p>
  </w:comment>
  <w:comment w:id="10" w:author="pan" w:date="2015-05-22T10:40:00Z" w:initials="p">
    <w:p w:rsidR="001D32F4" w:rsidRDefault="001D32F4">
      <w:pPr>
        <w:pStyle w:val="afb"/>
      </w:pPr>
      <w:r>
        <w:rPr>
          <w:rStyle w:val="afa"/>
        </w:rPr>
        <w:annotationRef/>
      </w:r>
      <w:r>
        <w:rPr>
          <w:rFonts w:hint="eastAsia"/>
        </w:rPr>
        <w:t>请注解</w:t>
      </w:r>
    </w:p>
  </w:comment>
  <w:comment w:id="16" w:author="pan" w:date="2015-05-22T10:42:00Z" w:initials="p">
    <w:p w:rsidR="001D32F4" w:rsidRDefault="001D32F4">
      <w:pPr>
        <w:pStyle w:val="afb"/>
      </w:pPr>
      <w:r>
        <w:rPr>
          <w:rStyle w:val="afa"/>
        </w:rPr>
        <w:annotationRef/>
      </w:r>
      <w:r>
        <w:rPr>
          <w:rFonts w:hint="eastAsia"/>
        </w:rPr>
        <w:t>请注解</w:t>
      </w:r>
    </w:p>
  </w:comment>
  <w:comment w:id="18" w:author="pan" w:date="2015-05-22T10:52:00Z" w:initials="p">
    <w:p w:rsidR="000370F7" w:rsidRDefault="000370F7">
      <w:pPr>
        <w:pStyle w:val="afb"/>
      </w:pPr>
      <w:r>
        <w:rPr>
          <w:rStyle w:val="afa"/>
        </w:rPr>
        <w:annotationRef/>
      </w:r>
      <w:r>
        <w:rPr>
          <w:rFonts w:hint="eastAsia"/>
        </w:rPr>
        <w:t>这个计时频率低了，能用</w:t>
      </w:r>
      <w:r>
        <w:rPr>
          <w:rFonts w:hint="eastAsia"/>
        </w:rPr>
        <w:t>50M</w:t>
      </w:r>
      <w:r>
        <w:rPr>
          <w:rFonts w:hint="eastAsia"/>
        </w:rPr>
        <w:t>？</w:t>
      </w:r>
    </w:p>
  </w:comment>
  <w:comment w:id="20" w:author="pan" w:date="2015-05-22T10:59:00Z" w:initials="p">
    <w:p w:rsidR="00E74057" w:rsidRDefault="00E74057">
      <w:pPr>
        <w:pStyle w:val="afb"/>
      </w:pPr>
      <w:r>
        <w:rPr>
          <w:rStyle w:val="afa"/>
        </w:rPr>
        <w:annotationRef/>
      </w:r>
      <w:r>
        <w:rPr>
          <w:rFonts w:hint="eastAsia"/>
        </w:rPr>
        <w:t>这部分最好有一张时序图</w:t>
      </w:r>
    </w:p>
  </w:comment>
  <w:comment w:id="21" w:author="pan" w:date="2015-05-22T11:02:00Z" w:initials="p">
    <w:p w:rsidR="00173377" w:rsidRDefault="00173377">
      <w:pPr>
        <w:pStyle w:val="afb"/>
      </w:pPr>
      <w:r>
        <w:rPr>
          <w:rStyle w:val="afa"/>
        </w:rPr>
        <w:annotationRef/>
      </w:r>
      <w:r>
        <w:rPr>
          <w:rFonts w:hint="eastAsia"/>
        </w:rPr>
        <w:t>图的清晰度好像不高</w:t>
      </w:r>
    </w:p>
  </w:comment>
  <w:comment w:id="23" w:author="pan" w:date="2015-05-22T11:32:00Z" w:initials="p">
    <w:p w:rsidR="00517BCB" w:rsidRDefault="00517BCB">
      <w:pPr>
        <w:pStyle w:val="afb"/>
      </w:pPr>
      <w:r>
        <w:rPr>
          <w:rStyle w:val="afa"/>
        </w:rPr>
        <w:annotationRef/>
      </w:r>
      <w:r>
        <w:rPr>
          <w:rFonts w:hint="eastAsia"/>
        </w:rPr>
        <w:t>每次多少时间？</w:t>
      </w:r>
      <w:proofErr w:type="gramStart"/>
      <w:r>
        <w:rPr>
          <w:rFonts w:hint="eastAsia"/>
        </w:rPr>
        <w:t>测量声</w:t>
      </w:r>
      <w:proofErr w:type="gramEnd"/>
      <w:r>
        <w:rPr>
          <w:rFonts w:hint="eastAsia"/>
        </w:rPr>
        <w:t>时的主要误差请分析</w:t>
      </w:r>
    </w:p>
  </w:comment>
  <w:comment w:id="24" w:author="pan" w:date="2015-05-22T11:25:00Z" w:initials="p">
    <w:p w:rsidR="00517BCB" w:rsidRDefault="00517BCB">
      <w:pPr>
        <w:pStyle w:val="afb"/>
      </w:pPr>
      <w:r>
        <w:rPr>
          <w:rStyle w:val="afa"/>
        </w:rPr>
        <w:annotationRef/>
      </w:r>
      <w:r>
        <w:rPr>
          <w:rFonts w:hint="eastAsia"/>
        </w:rPr>
        <w:t>单位</w:t>
      </w:r>
      <w:r>
        <w:rPr>
          <w:rFonts w:hint="eastAsia"/>
        </w:rPr>
        <w:t>us</w:t>
      </w:r>
      <w:r>
        <w:rPr>
          <w:rFonts w:hint="eastAsia"/>
        </w:rPr>
        <w:t>？</w:t>
      </w:r>
    </w:p>
  </w:comment>
  <w:comment w:id="26" w:author="pan" w:date="2015-05-22T11:30:00Z" w:initials="p">
    <w:p w:rsidR="00517BCB" w:rsidRDefault="00517BCB">
      <w:pPr>
        <w:pStyle w:val="afb"/>
      </w:pPr>
      <w:r>
        <w:rPr>
          <w:rStyle w:val="afa"/>
        </w:rPr>
        <w:annotationRef/>
      </w:r>
      <w:r>
        <w:rPr>
          <w:rFonts w:hint="eastAsia"/>
        </w:rPr>
        <w:t>是</w:t>
      </w:r>
      <w:proofErr w:type="gramStart"/>
      <w:r>
        <w:rPr>
          <w:rFonts w:hint="eastAsia"/>
        </w:rPr>
        <w:t>温度声</w:t>
      </w:r>
      <w:proofErr w:type="gramEnd"/>
      <w:r>
        <w:rPr>
          <w:rFonts w:hint="eastAsia"/>
        </w:rPr>
        <w:t>时曲线？它的斜率？与参考数据去比较</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B63" w:rsidRDefault="00804B63">
      <w:r>
        <w:separator/>
      </w:r>
    </w:p>
  </w:endnote>
  <w:endnote w:type="continuationSeparator" w:id="0">
    <w:p w:rsidR="00804B63" w:rsidRDefault="00804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BA1" w:rsidRDefault="00753BA1">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6"/>
        <w:rFonts w:hAnsi="Times New Roman"/>
        <w:sz w:val="24"/>
        <w:szCs w:val="24"/>
      </w:rPr>
      <w:fldChar w:fldCharType="begin"/>
    </w:r>
    <w:r>
      <w:rPr>
        <w:rStyle w:val="a6"/>
        <w:rFonts w:hAnsi="Times New Roman"/>
        <w:sz w:val="24"/>
        <w:szCs w:val="24"/>
      </w:rPr>
      <w:instrText xml:space="preserve"> PAGE </w:instrText>
    </w:r>
    <w:r>
      <w:rPr>
        <w:rStyle w:val="a6"/>
        <w:rFonts w:hAnsi="Times New Roman"/>
        <w:sz w:val="24"/>
        <w:szCs w:val="24"/>
      </w:rPr>
      <w:fldChar w:fldCharType="separate"/>
    </w:r>
    <w:r w:rsidR="00F65E41">
      <w:rPr>
        <w:rStyle w:val="a6"/>
        <w:rFonts w:hAnsi="Times New Roman"/>
        <w:noProof/>
        <w:sz w:val="24"/>
        <w:szCs w:val="24"/>
      </w:rPr>
      <w:t>1</w:t>
    </w:r>
    <w:r>
      <w:rPr>
        <w:rStyle w:val="a6"/>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B63" w:rsidRDefault="00804B63">
      <w:r>
        <w:separator/>
      </w:r>
    </w:p>
  </w:footnote>
  <w:footnote w:type="continuationSeparator" w:id="0">
    <w:p w:rsidR="00804B63" w:rsidRDefault="00804B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BA1" w:rsidRDefault="00753BA1">
    <w:pPr>
      <w:framePr w:w="466" w:h="11551" w:hSpace="180" w:wrap="auto" w:vAnchor="text" w:hAnchor="page" w:x="831" w:y="151"/>
      <w:jc w:val="center"/>
      <w:rPr>
        <w:rFonts w:ascii="宋体"/>
      </w:rPr>
    </w:pPr>
  </w:p>
  <w:p w:rsidR="00753BA1" w:rsidRDefault="00753BA1">
    <w:pPr>
      <w:framePr w:w="466" w:h="11551" w:hSpace="180" w:wrap="auto" w:vAnchor="text" w:hAnchor="page" w:x="831" w:y="151"/>
      <w:jc w:val="center"/>
      <w:rPr>
        <w:rFonts w:ascii="宋体"/>
      </w:rPr>
    </w:pPr>
  </w:p>
  <w:p w:rsidR="00753BA1" w:rsidRDefault="00753BA1">
    <w:pPr>
      <w:framePr w:w="466" w:h="11551" w:hSpace="180" w:wrap="auto" w:vAnchor="text" w:hAnchor="page" w:x="831" w:y="151"/>
      <w:jc w:val="center"/>
      <w:rPr>
        <w:rFonts w:ascii="宋体"/>
      </w:rPr>
    </w:pPr>
  </w:p>
  <w:p w:rsidR="00753BA1" w:rsidRDefault="00753BA1">
    <w:pPr>
      <w:framePr w:w="466" w:h="11551" w:hSpace="180" w:wrap="auto" w:vAnchor="text" w:hAnchor="page" w:x="831" w:y="151"/>
      <w:jc w:val="center"/>
      <w:rPr>
        <w:rFonts w:ascii="宋体"/>
      </w:rPr>
    </w:pPr>
  </w:p>
  <w:p w:rsidR="00753BA1" w:rsidRDefault="00753BA1">
    <w:pPr>
      <w:framePr w:w="466" w:h="11551" w:hSpace="180" w:wrap="auto" w:vAnchor="text" w:hAnchor="page" w:x="831" w:y="151"/>
      <w:jc w:val="center"/>
      <w:rPr>
        <w:rFonts w:ascii="宋体"/>
      </w:rPr>
    </w:pPr>
  </w:p>
  <w:p w:rsidR="00753BA1" w:rsidRDefault="00753BA1">
    <w:pPr>
      <w:framePr w:w="466" w:h="11551" w:hSpace="180" w:wrap="auto" w:vAnchor="text" w:hAnchor="page" w:x="831" w:y="151"/>
      <w:jc w:val="center"/>
      <w:rPr>
        <w:rFonts w:ascii="宋体"/>
      </w:rPr>
    </w:pPr>
  </w:p>
  <w:p w:rsidR="00753BA1" w:rsidRDefault="00753BA1">
    <w:pPr>
      <w:framePr w:w="466" w:h="11551" w:hSpace="180" w:wrap="auto" w:vAnchor="text" w:hAnchor="page" w:x="831" w:y="151"/>
      <w:jc w:val="center"/>
      <w:rPr>
        <w:rFonts w:ascii="宋体"/>
      </w:rPr>
    </w:pPr>
  </w:p>
  <w:p w:rsidR="00753BA1" w:rsidRDefault="00753BA1">
    <w:pPr>
      <w:framePr w:w="466" w:h="11551" w:hSpace="180" w:wrap="auto" w:vAnchor="text" w:hAnchor="page" w:x="831" w:y="151"/>
      <w:jc w:val="center"/>
      <w:rPr>
        <w:rFonts w:ascii="宋体"/>
      </w:rPr>
    </w:pPr>
  </w:p>
  <w:p w:rsidR="00753BA1" w:rsidRDefault="00753BA1">
    <w:pPr>
      <w:framePr w:w="466" w:h="11551" w:hSpace="180" w:wrap="auto" w:vAnchor="text" w:hAnchor="page" w:x="831" w:y="151"/>
      <w:jc w:val="center"/>
      <w:rPr>
        <w:rFonts w:ascii="宋体"/>
      </w:rPr>
    </w:pP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装</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订</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线</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rPr>
        <w:rFonts w:ascii="宋体"/>
      </w:rPr>
    </w:pPr>
    <w:r>
      <w:rPr>
        <w:rFonts w:ascii="宋体" w:hint="eastAsia"/>
      </w:rPr>
      <w:t>┊</w:t>
    </w:r>
  </w:p>
  <w:p w:rsidR="00753BA1" w:rsidRDefault="00753BA1">
    <w:pPr>
      <w:framePr w:w="466" w:h="11551" w:hSpace="180" w:wrap="auto" w:vAnchor="text" w:hAnchor="page" w:x="831" w:y="151"/>
      <w:jc w:val="center"/>
    </w:pPr>
    <w:r>
      <w:rPr>
        <w:rFonts w:ascii="宋体" w:hint="eastAsia"/>
      </w:rPr>
      <w:t>┊</w:t>
    </w:r>
  </w:p>
  <w:p w:rsidR="00753BA1" w:rsidRDefault="00753BA1">
    <w:pPr>
      <w:pStyle w:val="a5"/>
      <w:pBdr>
        <w:bottom w:val="single" w:sz="6" w:space="12" w:color="auto"/>
      </w:pBdr>
    </w:pPr>
  </w:p>
  <w:p w:rsidR="00753BA1" w:rsidRDefault="00753BA1">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simplePos x="0" y="0"/>
              <wp:positionH relativeFrom="column">
                <wp:posOffset>227330</wp:posOffset>
              </wp:positionH>
              <wp:positionV relativeFrom="paragraph">
                <wp:posOffset>58420</wp:posOffset>
              </wp:positionV>
              <wp:extent cx="1962785" cy="48323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53BA1" w:rsidRDefault="00753BA1">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1" o:spid="_x0000_s1026" style="position:absolute;left:0;text-align:left;margin-left:17.9pt;margin-top:4.6pt;width:154.55pt;height:38.0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" o:allowincell="f" filled="f" stroked="f" strokeweight="0">
              <v:textbox style="mso-fit-shape-to-text:t" inset="0,0,0,0">
                <w:txbxContent>
                  <w:p w:rsidR="002205E0" w:rsidRDefault="002205E0">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rsidR="00753BA1" w:rsidRDefault="00753BA1">
    <w:pPr>
      <w:pStyle w:val="a5"/>
      <w:pBdr>
        <w:bottom w:val="single" w:sz="6" w:space="12" w:color="auto"/>
      </w:pBdr>
      <w:jc w:val="right"/>
    </w:pPr>
  </w:p>
  <w:p w:rsidR="00753BA1" w:rsidRDefault="00753BA1">
    <w:pPr>
      <w:pStyle w:val="a5"/>
      <w:pBdr>
        <w:bottom w:val="single" w:sz="6" w:space="12" w:color="auto"/>
      </w:pBdr>
      <w:jc w:val="right"/>
      <w:rPr>
        <w:rFonts w:ascii="宋体"/>
        <w:sz w:val="24"/>
        <w:szCs w:val="24"/>
      </w:rPr>
    </w:pPr>
    <w:r>
      <w:rPr>
        <w:rFonts w:ascii="宋体" w:hint="eastAsia"/>
        <w:sz w:val="24"/>
        <w:szCs w:val="24"/>
      </w:rPr>
      <w:t>毕业设计（论文）</w:t>
    </w:r>
  </w:p>
  <w:p w:rsidR="00753BA1" w:rsidRDefault="00753BA1">
    <w:pPr>
      <w:pStyle w:val="a5"/>
      <w:pBdr>
        <w:top w:val="single" w:sz="6" w:space="1" w:color="auto"/>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2.5pt;height:12.75pt;visibility:visible;mso-wrap-style:square" o:bullet="t">
        <v:imagedata r:id="rId1" o:title=""/>
      </v:shape>
    </w:pict>
  </w:numPicBullet>
  <w:abstractNum w:abstractNumId="0">
    <w:nsid w:val="019860A5"/>
    <w:multiLevelType w:val="multilevel"/>
    <w:tmpl w:val="C950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B73A1"/>
    <w:multiLevelType w:val="hybridMultilevel"/>
    <w:tmpl w:val="03C64594"/>
    <w:lvl w:ilvl="0" w:tplc="0088C45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FA64DE"/>
    <w:multiLevelType w:val="hybridMultilevel"/>
    <w:tmpl w:val="587E57F2"/>
    <w:lvl w:ilvl="0" w:tplc="6DCE16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088479E"/>
    <w:multiLevelType w:val="hybridMultilevel"/>
    <w:tmpl w:val="D88AB61A"/>
    <w:lvl w:ilvl="0" w:tplc="C148802E">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CA5636E"/>
    <w:multiLevelType w:val="hybridMultilevel"/>
    <w:tmpl w:val="967807E8"/>
    <w:lvl w:ilvl="0" w:tplc="82C42FC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8F25955"/>
    <w:multiLevelType w:val="hybridMultilevel"/>
    <w:tmpl w:val="848EABFA"/>
    <w:lvl w:ilvl="0" w:tplc="641CEED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B3101E0"/>
    <w:multiLevelType w:val="multilevel"/>
    <w:tmpl w:val="1B0029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C216DB6"/>
    <w:multiLevelType w:val="multilevel"/>
    <w:tmpl w:val="460CB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0105534"/>
    <w:multiLevelType w:val="hybridMultilevel"/>
    <w:tmpl w:val="0E624B2E"/>
    <w:lvl w:ilvl="0" w:tplc="4D96DF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5993C15"/>
    <w:multiLevelType w:val="hybridMultilevel"/>
    <w:tmpl w:val="5AB43E5E"/>
    <w:lvl w:ilvl="0" w:tplc="01EE5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D926928"/>
    <w:multiLevelType w:val="hybridMultilevel"/>
    <w:tmpl w:val="9B9C2E50"/>
    <w:lvl w:ilvl="0" w:tplc="4224CE7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14B4319"/>
    <w:multiLevelType w:val="hybridMultilevel"/>
    <w:tmpl w:val="CC323F3E"/>
    <w:lvl w:ilvl="0" w:tplc="5914B9A8">
      <w:start w:val="1"/>
      <w:numFmt w:val="decimal"/>
      <w:lvlText w:val="(%1)"/>
      <w:lvlJc w:val="left"/>
      <w:pPr>
        <w:ind w:left="780" w:hanging="360"/>
      </w:pPr>
      <w:rPr>
        <w:rFonts w:hint="default"/>
      </w:rPr>
    </w:lvl>
    <w:lvl w:ilvl="1" w:tplc="8ED85AAE">
      <w:start w:val="6"/>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8BA6593"/>
    <w:multiLevelType w:val="hybridMultilevel"/>
    <w:tmpl w:val="6E10C73C"/>
    <w:lvl w:ilvl="0" w:tplc="5DA4B7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D036C2A"/>
    <w:multiLevelType w:val="hybridMultilevel"/>
    <w:tmpl w:val="1DD4C206"/>
    <w:lvl w:ilvl="0" w:tplc="E85A74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3000F8E"/>
    <w:multiLevelType w:val="hybridMultilevel"/>
    <w:tmpl w:val="A9B2AFD2"/>
    <w:lvl w:ilvl="0" w:tplc="FF40C73A">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8C61ED0"/>
    <w:multiLevelType w:val="hybridMultilevel"/>
    <w:tmpl w:val="07187550"/>
    <w:lvl w:ilvl="0" w:tplc="04104B1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12"/>
  </w:num>
  <w:num w:numId="3">
    <w:abstractNumId w:val="9"/>
  </w:num>
  <w:num w:numId="4">
    <w:abstractNumId w:val="8"/>
  </w:num>
  <w:num w:numId="5">
    <w:abstractNumId w:val="2"/>
  </w:num>
  <w:num w:numId="6">
    <w:abstractNumId w:val="6"/>
  </w:num>
  <w:num w:numId="7">
    <w:abstractNumId w:val="11"/>
  </w:num>
  <w:num w:numId="8">
    <w:abstractNumId w:val="1"/>
  </w:num>
  <w:num w:numId="9">
    <w:abstractNumId w:val="13"/>
  </w:num>
  <w:num w:numId="10">
    <w:abstractNumId w:val="0"/>
    <w:lvlOverride w:ilvl="0">
      <w:startOverride w:val="1"/>
    </w:lvlOverride>
  </w:num>
  <w:num w:numId="11">
    <w:abstractNumId w:val="15"/>
  </w:num>
  <w:num w:numId="12">
    <w:abstractNumId w:val="5"/>
  </w:num>
  <w:num w:numId="13">
    <w:abstractNumId w:val="4"/>
  </w:num>
  <w:num w:numId="14">
    <w:abstractNumId w:val="10"/>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E66"/>
    <w:rsid w:val="000210F2"/>
    <w:rsid w:val="00030450"/>
    <w:rsid w:val="000370F7"/>
    <w:rsid w:val="00046ECB"/>
    <w:rsid w:val="00064C48"/>
    <w:rsid w:val="00066DB9"/>
    <w:rsid w:val="0007437A"/>
    <w:rsid w:val="00093D72"/>
    <w:rsid w:val="00097B87"/>
    <w:rsid w:val="000B0A74"/>
    <w:rsid w:val="000C6BB3"/>
    <w:rsid w:val="000F284C"/>
    <w:rsid w:val="0010392F"/>
    <w:rsid w:val="0010792E"/>
    <w:rsid w:val="001226A1"/>
    <w:rsid w:val="00150629"/>
    <w:rsid w:val="001624D1"/>
    <w:rsid w:val="00163791"/>
    <w:rsid w:val="001644D4"/>
    <w:rsid w:val="001672C6"/>
    <w:rsid w:val="0017246A"/>
    <w:rsid w:val="00173377"/>
    <w:rsid w:val="00177853"/>
    <w:rsid w:val="001A3F02"/>
    <w:rsid w:val="001A4127"/>
    <w:rsid w:val="001B5DA2"/>
    <w:rsid w:val="001D32F4"/>
    <w:rsid w:val="001E12D8"/>
    <w:rsid w:val="001F0F11"/>
    <w:rsid w:val="0020513C"/>
    <w:rsid w:val="002140C1"/>
    <w:rsid w:val="002205E0"/>
    <w:rsid w:val="00224BCD"/>
    <w:rsid w:val="002333D5"/>
    <w:rsid w:val="00247EA3"/>
    <w:rsid w:val="002829D8"/>
    <w:rsid w:val="00295D6C"/>
    <w:rsid w:val="002B2BC0"/>
    <w:rsid w:val="002B666D"/>
    <w:rsid w:val="002D07F3"/>
    <w:rsid w:val="002D6395"/>
    <w:rsid w:val="002E02A7"/>
    <w:rsid w:val="002E0E9E"/>
    <w:rsid w:val="002E2C25"/>
    <w:rsid w:val="002E7019"/>
    <w:rsid w:val="002F706B"/>
    <w:rsid w:val="003029EA"/>
    <w:rsid w:val="00304685"/>
    <w:rsid w:val="0031283A"/>
    <w:rsid w:val="00314657"/>
    <w:rsid w:val="003342DB"/>
    <w:rsid w:val="003375C9"/>
    <w:rsid w:val="00340889"/>
    <w:rsid w:val="003550F4"/>
    <w:rsid w:val="00363A6A"/>
    <w:rsid w:val="00376C6D"/>
    <w:rsid w:val="00390589"/>
    <w:rsid w:val="003A38A7"/>
    <w:rsid w:val="003C542A"/>
    <w:rsid w:val="003C7FC4"/>
    <w:rsid w:val="003F2114"/>
    <w:rsid w:val="003F35E5"/>
    <w:rsid w:val="00414C28"/>
    <w:rsid w:val="00426AC2"/>
    <w:rsid w:val="00441560"/>
    <w:rsid w:val="00441EE6"/>
    <w:rsid w:val="00445E35"/>
    <w:rsid w:val="00451F66"/>
    <w:rsid w:val="00455AEC"/>
    <w:rsid w:val="004821DD"/>
    <w:rsid w:val="0048399E"/>
    <w:rsid w:val="00487F41"/>
    <w:rsid w:val="004B47B3"/>
    <w:rsid w:val="004B4A5E"/>
    <w:rsid w:val="004C7E76"/>
    <w:rsid w:val="00505E30"/>
    <w:rsid w:val="00513FD1"/>
    <w:rsid w:val="00517BCB"/>
    <w:rsid w:val="00537C32"/>
    <w:rsid w:val="00542718"/>
    <w:rsid w:val="00562D1B"/>
    <w:rsid w:val="005650F0"/>
    <w:rsid w:val="00565B6D"/>
    <w:rsid w:val="00567694"/>
    <w:rsid w:val="00570716"/>
    <w:rsid w:val="005867D6"/>
    <w:rsid w:val="005A412A"/>
    <w:rsid w:val="005A4355"/>
    <w:rsid w:val="005B6D26"/>
    <w:rsid w:val="005D7082"/>
    <w:rsid w:val="005E2B39"/>
    <w:rsid w:val="00601582"/>
    <w:rsid w:val="006271E4"/>
    <w:rsid w:val="00627AE1"/>
    <w:rsid w:val="00640490"/>
    <w:rsid w:val="00646BD2"/>
    <w:rsid w:val="00650ED3"/>
    <w:rsid w:val="006555F9"/>
    <w:rsid w:val="00660557"/>
    <w:rsid w:val="00660C88"/>
    <w:rsid w:val="00680F95"/>
    <w:rsid w:val="00681B4D"/>
    <w:rsid w:val="00682621"/>
    <w:rsid w:val="00692648"/>
    <w:rsid w:val="00696E32"/>
    <w:rsid w:val="006A3E0D"/>
    <w:rsid w:val="006B3368"/>
    <w:rsid w:val="006C08AB"/>
    <w:rsid w:val="006C1034"/>
    <w:rsid w:val="006E391F"/>
    <w:rsid w:val="006F2019"/>
    <w:rsid w:val="006F3F8F"/>
    <w:rsid w:val="006F71E1"/>
    <w:rsid w:val="00703715"/>
    <w:rsid w:val="0071251C"/>
    <w:rsid w:val="00722037"/>
    <w:rsid w:val="007262DE"/>
    <w:rsid w:val="0073336D"/>
    <w:rsid w:val="0073467F"/>
    <w:rsid w:val="00751DEC"/>
    <w:rsid w:val="00753BA1"/>
    <w:rsid w:val="0075798A"/>
    <w:rsid w:val="00757FD6"/>
    <w:rsid w:val="00772E1D"/>
    <w:rsid w:val="00781F81"/>
    <w:rsid w:val="0079343A"/>
    <w:rsid w:val="00797351"/>
    <w:rsid w:val="007B5572"/>
    <w:rsid w:val="007B6000"/>
    <w:rsid w:val="007B7883"/>
    <w:rsid w:val="007C1DA3"/>
    <w:rsid w:val="007C607E"/>
    <w:rsid w:val="007E4512"/>
    <w:rsid w:val="00804B63"/>
    <w:rsid w:val="00805275"/>
    <w:rsid w:val="00806F14"/>
    <w:rsid w:val="00810202"/>
    <w:rsid w:val="00816D7F"/>
    <w:rsid w:val="00830816"/>
    <w:rsid w:val="0085471F"/>
    <w:rsid w:val="0085721A"/>
    <w:rsid w:val="00870674"/>
    <w:rsid w:val="00877F67"/>
    <w:rsid w:val="008810E6"/>
    <w:rsid w:val="008B0424"/>
    <w:rsid w:val="008B76BF"/>
    <w:rsid w:val="008D643C"/>
    <w:rsid w:val="008E1DAE"/>
    <w:rsid w:val="00932E08"/>
    <w:rsid w:val="009331AC"/>
    <w:rsid w:val="00944E33"/>
    <w:rsid w:val="00947416"/>
    <w:rsid w:val="009739E7"/>
    <w:rsid w:val="00981164"/>
    <w:rsid w:val="00993367"/>
    <w:rsid w:val="009A2E0B"/>
    <w:rsid w:val="009A2F73"/>
    <w:rsid w:val="009A3AAC"/>
    <w:rsid w:val="009E7139"/>
    <w:rsid w:val="009F198A"/>
    <w:rsid w:val="00A02A0D"/>
    <w:rsid w:val="00A05143"/>
    <w:rsid w:val="00A3253E"/>
    <w:rsid w:val="00A41E50"/>
    <w:rsid w:val="00A7513F"/>
    <w:rsid w:val="00A838BC"/>
    <w:rsid w:val="00A84E63"/>
    <w:rsid w:val="00A917AA"/>
    <w:rsid w:val="00AD1D50"/>
    <w:rsid w:val="00AD7F57"/>
    <w:rsid w:val="00B11E66"/>
    <w:rsid w:val="00B3773D"/>
    <w:rsid w:val="00B42EB4"/>
    <w:rsid w:val="00B61F0A"/>
    <w:rsid w:val="00B66CEC"/>
    <w:rsid w:val="00B87EDD"/>
    <w:rsid w:val="00B95371"/>
    <w:rsid w:val="00BA2122"/>
    <w:rsid w:val="00BA2305"/>
    <w:rsid w:val="00BA4754"/>
    <w:rsid w:val="00BB4B85"/>
    <w:rsid w:val="00BE55AD"/>
    <w:rsid w:val="00BE6701"/>
    <w:rsid w:val="00BF10AC"/>
    <w:rsid w:val="00BF4652"/>
    <w:rsid w:val="00BF54E8"/>
    <w:rsid w:val="00C11219"/>
    <w:rsid w:val="00C202FB"/>
    <w:rsid w:val="00C44CA1"/>
    <w:rsid w:val="00C51D50"/>
    <w:rsid w:val="00C52D97"/>
    <w:rsid w:val="00C5377C"/>
    <w:rsid w:val="00C608FA"/>
    <w:rsid w:val="00C61472"/>
    <w:rsid w:val="00C67826"/>
    <w:rsid w:val="00C70965"/>
    <w:rsid w:val="00C933F3"/>
    <w:rsid w:val="00C9703B"/>
    <w:rsid w:val="00C97699"/>
    <w:rsid w:val="00CB0F72"/>
    <w:rsid w:val="00CB5265"/>
    <w:rsid w:val="00CB7461"/>
    <w:rsid w:val="00CB7FD8"/>
    <w:rsid w:val="00CD0EAB"/>
    <w:rsid w:val="00CE2493"/>
    <w:rsid w:val="00CF0C77"/>
    <w:rsid w:val="00CF228A"/>
    <w:rsid w:val="00D042EF"/>
    <w:rsid w:val="00D534F1"/>
    <w:rsid w:val="00D65198"/>
    <w:rsid w:val="00D67850"/>
    <w:rsid w:val="00D76909"/>
    <w:rsid w:val="00D977AC"/>
    <w:rsid w:val="00DA1C1C"/>
    <w:rsid w:val="00DB1E85"/>
    <w:rsid w:val="00DC09C8"/>
    <w:rsid w:val="00DC1350"/>
    <w:rsid w:val="00DD3808"/>
    <w:rsid w:val="00DD73CB"/>
    <w:rsid w:val="00DD7400"/>
    <w:rsid w:val="00DE36DA"/>
    <w:rsid w:val="00DE6EC3"/>
    <w:rsid w:val="00DE7867"/>
    <w:rsid w:val="00DF03F5"/>
    <w:rsid w:val="00E0596C"/>
    <w:rsid w:val="00E10CAB"/>
    <w:rsid w:val="00E16034"/>
    <w:rsid w:val="00E2012A"/>
    <w:rsid w:val="00E5164D"/>
    <w:rsid w:val="00E54454"/>
    <w:rsid w:val="00E70851"/>
    <w:rsid w:val="00E7193F"/>
    <w:rsid w:val="00E74057"/>
    <w:rsid w:val="00E94875"/>
    <w:rsid w:val="00E95D38"/>
    <w:rsid w:val="00EA4013"/>
    <w:rsid w:val="00EB0FEF"/>
    <w:rsid w:val="00EF6DA5"/>
    <w:rsid w:val="00EF742E"/>
    <w:rsid w:val="00F00999"/>
    <w:rsid w:val="00F41B0A"/>
    <w:rsid w:val="00F44F98"/>
    <w:rsid w:val="00F57123"/>
    <w:rsid w:val="00F65E41"/>
    <w:rsid w:val="00F72F47"/>
    <w:rsid w:val="00F80E0E"/>
    <w:rsid w:val="00F837C7"/>
    <w:rsid w:val="00FA2518"/>
    <w:rsid w:val="00FA3E30"/>
    <w:rsid w:val="00FA55C7"/>
    <w:rsid w:val="00FA6EE9"/>
    <w:rsid w:val="00FC47A8"/>
    <w:rsid w:val="00FD5898"/>
    <w:rsid w:val="00FE4582"/>
    <w:rsid w:val="00FF4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
    <w:name w:val="Normal"/>
    <w:pPr>
      <w:widowControl w:val="0"/>
      <w:adjustRightInd w:val="0"/>
      <w:jc w:val="both"/>
      <w:textAlignment w:val="baseline"/>
    </w:pPr>
    <w:rPr>
      <w:kern w:val="2"/>
      <w:sz w:val="21"/>
      <w:szCs w:val="21"/>
    </w:rPr>
  </w:style>
  <w:style w:type="paragraph" w:styleId="1">
    <w:name w:val="heading 1"/>
    <w:basedOn w:val="a"/>
    <w:next w:val="a"/>
    <w:pPr>
      <w:keepNext/>
      <w:outlineLvl w:val="0"/>
    </w:pPr>
    <w:rPr>
      <w:rFonts w:eastAsia="长城楷体"/>
      <w:b/>
      <w:bCs/>
      <w:i/>
      <w:iCs/>
      <w:sz w:val="28"/>
      <w:szCs w:val="28"/>
    </w:rPr>
  </w:style>
  <w:style w:type="paragraph" w:styleId="2">
    <w:name w:val="heading 2"/>
    <w:basedOn w:val="a"/>
    <w:next w:val="a0"/>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pPr>
      <w:tabs>
        <w:tab w:val="center" w:pos="4153"/>
        <w:tab w:val="right" w:pos="8306"/>
      </w:tabs>
      <w:jc w:val="left"/>
    </w:pPr>
    <w:rPr>
      <w:sz w:val="18"/>
      <w:szCs w:val="18"/>
    </w:rPr>
  </w:style>
  <w:style w:type="paragraph" w:styleId="a8">
    <w:name w:val="Body Text"/>
    <w:basedOn w:val="a"/>
    <w:rPr>
      <w:rFonts w:eastAsia="长城楷体"/>
      <w:sz w:val="28"/>
      <w:szCs w:val="28"/>
    </w:rPr>
  </w:style>
  <w:style w:type="paragraph" w:styleId="a0">
    <w:name w:val="Normal Indent"/>
    <w:basedOn w:val="a"/>
    <w:pPr>
      <w:ind w:firstLine="420"/>
    </w:pPr>
  </w:style>
  <w:style w:type="paragraph" w:styleId="3">
    <w:name w:val="Body Text Indent 3"/>
    <w:basedOn w:val="a"/>
    <w:pPr>
      <w:ind w:firstLine="425"/>
    </w:pPr>
    <w:rPr>
      <w:rFonts w:eastAsia="长城楷体"/>
    </w:rPr>
  </w:style>
  <w:style w:type="paragraph" w:styleId="a9">
    <w:name w:val="Document Map"/>
    <w:basedOn w:val="a"/>
    <w:semiHidden/>
    <w:pPr>
      <w:shd w:val="clear" w:color="auto" w:fill="000080"/>
    </w:pPr>
  </w:style>
  <w:style w:type="paragraph" w:styleId="aa">
    <w:name w:val="Title"/>
    <w:basedOn w:val="a"/>
    <w:next w:val="a"/>
    <w:link w:val="Char"/>
    <w:rsid w:val="00340889"/>
    <w:pPr>
      <w:spacing w:before="240" w:after="60"/>
      <w:jc w:val="center"/>
      <w:outlineLvl w:val="0"/>
    </w:pPr>
    <w:rPr>
      <w:rFonts w:asciiTheme="majorHAnsi" w:hAnsiTheme="majorHAnsi" w:cstheme="majorBidi"/>
      <w:b/>
      <w:bCs/>
      <w:sz w:val="32"/>
      <w:szCs w:val="32"/>
    </w:rPr>
  </w:style>
  <w:style w:type="character" w:customStyle="1" w:styleId="Char">
    <w:name w:val="标题 Char"/>
    <w:basedOn w:val="a1"/>
    <w:link w:val="aa"/>
    <w:rsid w:val="00340889"/>
    <w:rPr>
      <w:rFonts w:asciiTheme="majorHAnsi" w:hAnsiTheme="majorHAnsi" w:cstheme="majorBidi"/>
      <w:b/>
      <w:bCs/>
      <w:kern w:val="2"/>
      <w:sz w:val="32"/>
      <w:szCs w:val="32"/>
    </w:rPr>
  </w:style>
  <w:style w:type="paragraph" w:customStyle="1" w:styleId="ab">
    <w:name w:val="课题名称"/>
    <w:basedOn w:val="a"/>
    <w:link w:val="Char0"/>
    <w:qFormat/>
    <w:rsid w:val="00340889"/>
    <w:pPr>
      <w:spacing w:beforeLines="50" w:before="50" w:afterLines="50" w:after="50" w:line="360" w:lineRule="exact"/>
      <w:jc w:val="center"/>
    </w:pPr>
    <w:rPr>
      <w:rFonts w:eastAsia="黑体"/>
      <w:b/>
      <w:sz w:val="36"/>
    </w:rPr>
  </w:style>
  <w:style w:type="paragraph" w:customStyle="1" w:styleId="ac">
    <w:name w:val="摘要"/>
    <w:basedOn w:val="ab"/>
    <w:link w:val="Char1"/>
    <w:qFormat/>
    <w:rsid w:val="00340889"/>
    <w:rPr>
      <w:sz w:val="28"/>
    </w:rPr>
  </w:style>
  <w:style w:type="character" w:customStyle="1" w:styleId="Char0">
    <w:name w:val="课题名称 Char"/>
    <w:basedOn w:val="a1"/>
    <w:link w:val="ab"/>
    <w:rsid w:val="00340889"/>
    <w:rPr>
      <w:rFonts w:eastAsia="黑体"/>
      <w:b/>
      <w:kern w:val="2"/>
      <w:sz w:val="36"/>
      <w:szCs w:val="21"/>
    </w:rPr>
  </w:style>
  <w:style w:type="character" w:styleId="ad">
    <w:name w:val="Emphasis"/>
    <w:basedOn w:val="a1"/>
    <w:rsid w:val="00340889"/>
    <w:rPr>
      <w:i/>
      <w:iCs/>
    </w:rPr>
  </w:style>
  <w:style w:type="character" w:customStyle="1" w:styleId="Char1">
    <w:name w:val="摘要 Char"/>
    <w:basedOn w:val="Char0"/>
    <w:link w:val="ac"/>
    <w:rsid w:val="00340889"/>
    <w:rPr>
      <w:rFonts w:eastAsia="黑体"/>
      <w:b/>
      <w:kern w:val="2"/>
      <w:sz w:val="28"/>
      <w:szCs w:val="21"/>
    </w:rPr>
  </w:style>
  <w:style w:type="paragraph" w:customStyle="1" w:styleId="ae">
    <w:name w:val="摘要正文"/>
    <w:link w:val="Char2"/>
    <w:qFormat/>
    <w:rsid w:val="00340889"/>
    <w:pPr>
      <w:spacing w:line="360" w:lineRule="exact"/>
      <w:ind w:firstLineChars="200" w:firstLine="200"/>
    </w:pPr>
    <w:rPr>
      <w:kern w:val="2"/>
      <w:sz w:val="21"/>
      <w:szCs w:val="21"/>
    </w:rPr>
  </w:style>
  <w:style w:type="character" w:customStyle="1" w:styleId="Char2">
    <w:name w:val="摘要正文 Char"/>
    <w:basedOn w:val="Char1"/>
    <w:link w:val="ae"/>
    <w:rsid w:val="00340889"/>
    <w:rPr>
      <w:rFonts w:eastAsia="黑体"/>
      <w:b w:val="0"/>
      <w:kern w:val="2"/>
      <w:sz w:val="21"/>
      <w:szCs w:val="21"/>
    </w:rPr>
  </w:style>
  <w:style w:type="paragraph" w:customStyle="1" w:styleId="af">
    <w:name w:val="关键词"/>
    <w:link w:val="Char3"/>
    <w:qFormat/>
    <w:rsid w:val="005867D6"/>
    <w:pPr>
      <w:ind w:firstLine="420"/>
    </w:pPr>
    <w:rPr>
      <w:b/>
      <w:kern w:val="2"/>
      <w:sz w:val="21"/>
      <w:szCs w:val="21"/>
    </w:rPr>
  </w:style>
  <w:style w:type="character" w:customStyle="1" w:styleId="Char3">
    <w:name w:val="关键词 Char"/>
    <w:basedOn w:val="Char2"/>
    <w:link w:val="af"/>
    <w:rsid w:val="005867D6"/>
    <w:rPr>
      <w:rFonts w:eastAsia="黑体"/>
      <w:b/>
      <w:kern w:val="2"/>
      <w:sz w:val="21"/>
      <w:szCs w:val="21"/>
    </w:rPr>
  </w:style>
  <w:style w:type="paragraph" w:customStyle="1" w:styleId="10">
    <w:name w:val="1级标题"/>
    <w:next w:val="21"/>
    <w:link w:val="1Char"/>
    <w:qFormat/>
    <w:rsid w:val="006F71E1"/>
    <w:pPr>
      <w:spacing w:beforeLines="50" w:before="50" w:afterLines="50" w:after="50" w:line="360" w:lineRule="exact"/>
      <w:jc w:val="center"/>
      <w:outlineLvl w:val="0"/>
    </w:pPr>
    <w:rPr>
      <w:rFonts w:eastAsia="黑体"/>
      <w:kern w:val="2"/>
      <w:sz w:val="28"/>
      <w:szCs w:val="21"/>
    </w:rPr>
  </w:style>
  <w:style w:type="paragraph" w:customStyle="1" w:styleId="21">
    <w:name w:val="2级标题"/>
    <w:basedOn w:val="10"/>
    <w:next w:val="30"/>
    <w:link w:val="2Char"/>
    <w:qFormat/>
    <w:rsid w:val="006F71E1"/>
    <w:pPr>
      <w:jc w:val="left"/>
      <w:outlineLvl w:val="1"/>
    </w:pPr>
    <w:rPr>
      <w:sz w:val="21"/>
    </w:rPr>
  </w:style>
  <w:style w:type="character" w:customStyle="1" w:styleId="1Char">
    <w:name w:val="1级标题 Char"/>
    <w:basedOn w:val="a1"/>
    <w:link w:val="10"/>
    <w:rsid w:val="006F71E1"/>
    <w:rPr>
      <w:rFonts w:eastAsia="黑体"/>
      <w:kern w:val="2"/>
      <w:sz w:val="28"/>
      <w:szCs w:val="21"/>
    </w:rPr>
  </w:style>
  <w:style w:type="paragraph" w:customStyle="1" w:styleId="30">
    <w:name w:val="3级标题"/>
    <w:basedOn w:val="21"/>
    <w:next w:val="af0"/>
    <w:link w:val="3Char"/>
    <w:qFormat/>
    <w:rsid w:val="00570716"/>
    <w:pPr>
      <w:ind w:leftChars="200" w:left="200"/>
      <w:outlineLvl w:val="2"/>
    </w:pPr>
  </w:style>
  <w:style w:type="character" w:customStyle="1" w:styleId="2Char">
    <w:name w:val="2级标题 Char"/>
    <w:basedOn w:val="1Char"/>
    <w:link w:val="21"/>
    <w:rsid w:val="006F71E1"/>
    <w:rPr>
      <w:rFonts w:eastAsia="黑体"/>
      <w:kern w:val="2"/>
      <w:sz w:val="21"/>
      <w:szCs w:val="21"/>
    </w:rPr>
  </w:style>
  <w:style w:type="paragraph" w:customStyle="1" w:styleId="af0">
    <w:name w:val="毕设正文"/>
    <w:link w:val="Char4"/>
    <w:rsid w:val="00570716"/>
    <w:pPr>
      <w:spacing w:before="240" w:after="240" w:line="360" w:lineRule="exact"/>
      <w:ind w:left="420" w:firstLineChars="200" w:firstLine="200"/>
      <w:jc w:val="both"/>
    </w:pPr>
    <w:rPr>
      <w:kern w:val="2"/>
      <w:sz w:val="21"/>
      <w:szCs w:val="21"/>
    </w:rPr>
  </w:style>
  <w:style w:type="character" w:customStyle="1" w:styleId="3Char">
    <w:name w:val="3级标题 Char"/>
    <w:basedOn w:val="2Char"/>
    <w:link w:val="30"/>
    <w:rsid w:val="00570716"/>
    <w:rPr>
      <w:rFonts w:eastAsia="黑体"/>
      <w:kern w:val="2"/>
      <w:sz w:val="21"/>
      <w:szCs w:val="21"/>
    </w:rPr>
  </w:style>
  <w:style w:type="paragraph" w:customStyle="1" w:styleId="af1">
    <w:name w:val="论文正文"/>
    <w:basedOn w:val="30"/>
    <w:link w:val="Char5"/>
    <w:qFormat/>
    <w:rsid w:val="00441560"/>
    <w:pPr>
      <w:ind w:leftChars="0" w:left="0" w:firstLine="420"/>
      <w:jc w:val="both"/>
      <w:outlineLvl w:val="9"/>
    </w:pPr>
    <w:rPr>
      <w:rFonts w:eastAsia="宋体"/>
    </w:rPr>
  </w:style>
  <w:style w:type="character" w:customStyle="1" w:styleId="Char4">
    <w:name w:val="毕设正文 Char"/>
    <w:basedOn w:val="a1"/>
    <w:link w:val="af0"/>
    <w:rsid w:val="00570716"/>
    <w:rPr>
      <w:kern w:val="2"/>
      <w:sz w:val="21"/>
      <w:szCs w:val="21"/>
    </w:rPr>
  </w:style>
  <w:style w:type="character" w:customStyle="1" w:styleId="Char5">
    <w:name w:val="论文正文 Char"/>
    <w:basedOn w:val="3Char"/>
    <w:link w:val="af1"/>
    <w:rsid w:val="00441560"/>
    <w:rPr>
      <w:rFonts w:eastAsia="黑体"/>
      <w:kern w:val="2"/>
      <w:sz w:val="21"/>
      <w:szCs w:val="21"/>
    </w:rPr>
  </w:style>
  <w:style w:type="character" w:styleId="af2">
    <w:name w:val="Placeholder Text"/>
    <w:basedOn w:val="a1"/>
    <w:uiPriority w:val="99"/>
    <w:semiHidden/>
    <w:rsid w:val="008810E6"/>
    <w:rPr>
      <w:color w:val="808080"/>
    </w:rPr>
  </w:style>
  <w:style w:type="paragraph" w:customStyle="1" w:styleId="af3">
    <w:name w:val="公式行"/>
    <w:basedOn w:val="af1"/>
    <w:next w:val="af0"/>
    <w:link w:val="Char6"/>
    <w:qFormat/>
    <w:rsid w:val="006B3368"/>
    <w:pPr>
      <w:spacing w:beforeLines="0" w:before="0" w:afterLines="0" w:after="0" w:line="360" w:lineRule="auto"/>
      <w:ind w:firstLine="0"/>
      <w:jc w:val="center"/>
    </w:pPr>
  </w:style>
  <w:style w:type="character" w:customStyle="1" w:styleId="MTEquationSection">
    <w:name w:val="MTEquationSection"/>
    <w:basedOn w:val="a1"/>
    <w:rsid w:val="006B3368"/>
    <w:rPr>
      <w:vanish w:val="0"/>
      <w:color w:val="FF0000"/>
    </w:rPr>
  </w:style>
  <w:style w:type="character" w:customStyle="1" w:styleId="Char6">
    <w:name w:val="公式行 Char"/>
    <w:basedOn w:val="Char5"/>
    <w:link w:val="af3"/>
    <w:rsid w:val="006B3368"/>
    <w:rPr>
      <w:rFonts w:eastAsia="黑体"/>
      <w:kern w:val="2"/>
      <w:sz w:val="21"/>
      <w:szCs w:val="21"/>
    </w:rPr>
  </w:style>
  <w:style w:type="paragraph" w:customStyle="1" w:styleId="MTDisplayEquation">
    <w:name w:val="MTDisplayEquation"/>
    <w:basedOn w:val="af3"/>
    <w:next w:val="a"/>
    <w:link w:val="MTDisplayEquationChar"/>
    <w:rsid w:val="006B3368"/>
    <w:pPr>
      <w:tabs>
        <w:tab w:val="center" w:pos="6320"/>
        <w:tab w:val="right" w:pos="9640"/>
      </w:tabs>
      <w:ind w:left="2975" w:right="420" w:firstLine="425"/>
      <w:jc w:val="both"/>
    </w:pPr>
    <w:rPr>
      <w:rFonts w:eastAsia="黑体"/>
    </w:rPr>
  </w:style>
  <w:style w:type="character" w:customStyle="1" w:styleId="MTDisplayEquationChar">
    <w:name w:val="MTDisplayEquation Char"/>
    <w:basedOn w:val="Char6"/>
    <w:link w:val="MTDisplayEquation"/>
    <w:rsid w:val="006B3368"/>
    <w:rPr>
      <w:rFonts w:eastAsia="黑体"/>
      <w:kern w:val="2"/>
      <w:sz w:val="21"/>
      <w:szCs w:val="21"/>
    </w:rPr>
  </w:style>
  <w:style w:type="paragraph" w:customStyle="1" w:styleId="af4">
    <w:name w:val="图题"/>
    <w:next w:val="af1"/>
    <w:link w:val="Char7"/>
    <w:qFormat/>
    <w:rsid w:val="00BF54E8"/>
    <w:pPr>
      <w:spacing w:line="360" w:lineRule="exact"/>
      <w:jc w:val="center"/>
    </w:pPr>
    <w:rPr>
      <w:rFonts w:eastAsia="黑体"/>
      <w:kern w:val="2"/>
      <w:sz w:val="18"/>
      <w:szCs w:val="21"/>
    </w:rPr>
  </w:style>
  <w:style w:type="character" w:customStyle="1" w:styleId="Char7">
    <w:name w:val="图题 Char"/>
    <w:basedOn w:val="a1"/>
    <w:link w:val="af4"/>
    <w:rsid w:val="00BF54E8"/>
    <w:rPr>
      <w:rFonts w:eastAsia="黑体"/>
      <w:kern w:val="2"/>
      <w:sz w:val="18"/>
      <w:szCs w:val="21"/>
    </w:rPr>
  </w:style>
  <w:style w:type="table" w:styleId="af5">
    <w:name w:val="Table Grid"/>
    <w:basedOn w:val="a2"/>
    <w:rsid w:val="006C1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3级以下标题"/>
    <w:basedOn w:val="30"/>
    <w:next w:val="af0"/>
    <w:link w:val="3Char0"/>
    <w:qFormat/>
    <w:rsid w:val="002333D5"/>
    <w:pPr>
      <w:spacing w:beforeLines="0" w:before="0" w:afterLines="0" w:after="0"/>
      <w:outlineLvl w:val="3"/>
    </w:pPr>
  </w:style>
  <w:style w:type="paragraph" w:customStyle="1" w:styleId="af6">
    <w:name w:val="表序"/>
    <w:basedOn w:val="af4"/>
    <w:next w:val="af0"/>
    <w:link w:val="Char8"/>
    <w:qFormat/>
    <w:rsid w:val="00BF54E8"/>
  </w:style>
  <w:style w:type="character" w:customStyle="1" w:styleId="3Char0">
    <w:name w:val="3级以下标题 Char"/>
    <w:basedOn w:val="3Char"/>
    <w:link w:val="31"/>
    <w:rsid w:val="002333D5"/>
    <w:rPr>
      <w:rFonts w:eastAsia="黑体"/>
      <w:kern w:val="2"/>
      <w:sz w:val="21"/>
      <w:szCs w:val="21"/>
    </w:rPr>
  </w:style>
  <w:style w:type="paragraph" w:customStyle="1" w:styleId="af7">
    <w:name w:val="表格"/>
    <w:basedOn w:val="af0"/>
    <w:link w:val="Char9"/>
    <w:qFormat/>
    <w:rsid w:val="00BF54E8"/>
    <w:pPr>
      <w:spacing w:before="0" w:after="0"/>
      <w:ind w:left="0" w:firstLineChars="0" w:firstLine="0"/>
    </w:pPr>
    <w:rPr>
      <w:sz w:val="18"/>
      <w:szCs w:val="18"/>
    </w:rPr>
  </w:style>
  <w:style w:type="character" w:customStyle="1" w:styleId="Char8">
    <w:name w:val="表序 Char"/>
    <w:basedOn w:val="Char7"/>
    <w:link w:val="af6"/>
    <w:rsid w:val="00BF54E8"/>
    <w:rPr>
      <w:rFonts w:eastAsia="黑体"/>
      <w:kern w:val="2"/>
      <w:sz w:val="18"/>
      <w:szCs w:val="21"/>
    </w:rPr>
  </w:style>
  <w:style w:type="character" w:customStyle="1" w:styleId="Char9">
    <w:name w:val="表格 Char"/>
    <w:basedOn w:val="Char4"/>
    <w:link w:val="af7"/>
    <w:rsid w:val="00BF54E8"/>
    <w:rPr>
      <w:kern w:val="2"/>
      <w:sz w:val="18"/>
      <w:szCs w:val="18"/>
    </w:rPr>
  </w:style>
  <w:style w:type="table" w:customStyle="1" w:styleId="PlainTable5">
    <w:name w:val="Plain Table 5"/>
    <w:basedOn w:val="a2"/>
    <w:uiPriority w:val="45"/>
    <w:rsid w:val="006C08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
    <w:name w:val="Grid Table 2"/>
    <w:basedOn w:val="a2"/>
    <w:uiPriority w:val="47"/>
    <w:rsid w:val="006C08A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
    <w:name w:val="Grid Table 7 Colorful"/>
    <w:basedOn w:val="a2"/>
    <w:uiPriority w:val="52"/>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a2"/>
    <w:uiPriority w:val="51"/>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8">
    <w:name w:val="List Paragraph"/>
    <w:basedOn w:val="a"/>
    <w:uiPriority w:val="34"/>
    <w:rsid w:val="00487F41"/>
    <w:pPr>
      <w:ind w:firstLineChars="200" w:firstLine="420"/>
    </w:pPr>
  </w:style>
  <w:style w:type="paragraph" w:styleId="af9">
    <w:name w:val="Balloon Text"/>
    <w:basedOn w:val="a"/>
    <w:link w:val="Chara"/>
    <w:rsid w:val="00753BA1"/>
    <w:rPr>
      <w:sz w:val="18"/>
      <w:szCs w:val="18"/>
    </w:rPr>
  </w:style>
  <w:style w:type="character" w:customStyle="1" w:styleId="Chara">
    <w:name w:val="批注框文本 Char"/>
    <w:basedOn w:val="a1"/>
    <w:link w:val="af9"/>
    <w:rsid w:val="00753BA1"/>
    <w:rPr>
      <w:kern w:val="2"/>
      <w:sz w:val="18"/>
      <w:szCs w:val="18"/>
    </w:rPr>
  </w:style>
  <w:style w:type="character" w:styleId="afa">
    <w:name w:val="annotation reference"/>
    <w:basedOn w:val="a1"/>
    <w:rsid w:val="001D32F4"/>
    <w:rPr>
      <w:sz w:val="21"/>
      <w:szCs w:val="21"/>
    </w:rPr>
  </w:style>
  <w:style w:type="paragraph" w:styleId="afb">
    <w:name w:val="annotation text"/>
    <w:basedOn w:val="a"/>
    <w:link w:val="Charb"/>
    <w:rsid w:val="001D32F4"/>
    <w:pPr>
      <w:jc w:val="left"/>
    </w:pPr>
  </w:style>
  <w:style w:type="character" w:customStyle="1" w:styleId="Charb">
    <w:name w:val="批注文字 Char"/>
    <w:basedOn w:val="a1"/>
    <w:link w:val="afb"/>
    <w:rsid w:val="001D32F4"/>
    <w:rPr>
      <w:kern w:val="2"/>
      <w:sz w:val="21"/>
      <w:szCs w:val="21"/>
    </w:rPr>
  </w:style>
  <w:style w:type="paragraph" w:styleId="afc">
    <w:name w:val="annotation subject"/>
    <w:basedOn w:val="afb"/>
    <w:next w:val="afb"/>
    <w:link w:val="Charc"/>
    <w:rsid w:val="001D32F4"/>
    <w:rPr>
      <w:b/>
      <w:bCs/>
    </w:rPr>
  </w:style>
  <w:style w:type="character" w:customStyle="1" w:styleId="Charc">
    <w:name w:val="批注主题 Char"/>
    <w:basedOn w:val="Charb"/>
    <w:link w:val="afc"/>
    <w:rsid w:val="001D32F4"/>
    <w:rPr>
      <w:b/>
      <w:bCs/>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
    <w:name w:val="Normal"/>
    <w:pPr>
      <w:widowControl w:val="0"/>
      <w:adjustRightInd w:val="0"/>
      <w:jc w:val="both"/>
      <w:textAlignment w:val="baseline"/>
    </w:pPr>
    <w:rPr>
      <w:kern w:val="2"/>
      <w:sz w:val="21"/>
      <w:szCs w:val="21"/>
    </w:rPr>
  </w:style>
  <w:style w:type="paragraph" w:styleId="1">
    <w:name w:val="heading 1"/>
    <w:basedOn w:val="a"/>
    <w:next w:val="a"/>
    <w:pPr>
      <w:keepNext/>
      <w:outlineLvl w:val="0"/>
    </w:pPr>
    <w:rPr>
      <w:rFonts w:eastAsia="长城楷体"/>
      <w:b/>
      <w:bCs/>
      <w:i/>
      <w:iCs/>
      <w:sz w:val="28"/>
      <w:szCs w:val="28"/>
    </w:rPr>
  </w:style>
  <w:style w:type="paragraph" w:styleId="2">
    <w:name w:val="heading 2"/>
    <w:basedOn w:val="a"/>
    <w:next w:val="a0"/>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pPr>
      <w:tabs>
        <w:tab w:val="center" w:pos="4153"/>
        <w:tab w:val="right" w:pos="8306"/>
      </w:tabs>
      <w:jc w:val="left"/>
    </w:pPr>
    <w:rPr>
      <w:sz w:val="18"/>
      <w:szCs w:val="18"/>
    </w:rPr>
  </w:style>
  <w:style w:type="paragraph" w:styleId="a8">
    <w:name w:val="Body Text"/>
    <w:basedOn w:val="a"/>
    <w:rPr>
      <w:rFonts w:eastAsia="长城楷体"/>
      <w:sz w:val="28"/>
      <w:szCs w:val="28"/>
    </w:rPr>
  </w:style>
  <w:style w:type="paragraph" w:styleId="a0">
    <w:name w:val="Normal Indent"/>
    <w:basedOn w:val="a"/>
    <w:pPr>
      <w:ind w:firstLine="420"/>
    </w:pPr>
  </w:style>
  <w:style w:type="paragraph" w:styleId="3">
    <w:name w:val="Body Text Indent 3"/>
    <w:basedOn w:val="a"/>
    <w:pPr>
      <w:ind w:firstLine="425"/>
    </w:pPr>
    <w:rPr>
      <w:rFonts w:eastAsia="长城楷体"/>
    </w:rPr>
  </w:style>
  <w:style w:type="paragraph" w:styleId="a9">
    <w:name w:val="Document Map"/>
    <w:basedOn w:val="a"/>
    <w:semiHidden/>
    <w:pPr>
      <w:shd w:val="clear" w:color="auto" w:fill="000080"/>
    </w:pPr>
  </w:style>
  <w:style w:type="paragraph" w:styleId="aa">
    <w:name w:val="Title"/>
    <w:basedOn w:val="a"/>
    <w:next w:val="a"/>
    <w:link w:val="Char"/>
    <w:rsid w:val="00340889"/>
    <w:pPr>
      <w:spacing w:before="240" w:after="60"/>
      <w:jc w:val="center"/>
      <w:outlineLvl w:val="0"/>
    </w:pPr>
    <w:rPr>
      <w:rFonts w:asciiTheme="majorHAnsi" w:hAnsiTheme="majorHAnsi" w:cstheme="majorBidi"/>
      <w:b/>
      <w:bCs/>
      <w:sz w:val="32"/>
      <w:szCs w:val="32"/>
    </w:rPr>
  </w:style>
  <w:style w:type="character" w:customStyle="1" w:styleId="Char">
    <w:name w:val="标题 Char"/>
    <w:basedOn w:val="a1"/>
    <w:link w:val="aa"/>
    <w:rsid w:val="00340889"/>
    <w:rPr>
      <w:rFonts w:asciiTheme="majorHAnsi" w:hAnsiTheme="majorHAnsi" w:cstheme="majorBidi"/>
      <w:b/>
      <w:bCs/>
      <w:kern w:val="2"/>
      <w:sz w:val="32"/>
      <w:szCs w:val="32"/>
    </w:rPr>
  </w:style>
  <w:style w:type="paragraph" w:customStyle="1" w:styleId="ab">
    <w:name w:val="课题名称"/>
    <w:basedOn w:val="a"/>
    <w:link w:val="Char0"/>
    <w:qFormat/>
    <w:rsid w:val="00340889"/>
    <w:pPr>
      <w:spacing w:beforeLines="50" w:before="50" w:afterLines="50" w:after="50" w:line="360" w:lineRule="exact"/>
      <w:jc w:val="center"/>
    </w:pPr>
    <w:rPr>
      <w:rFonts w:eastAsia="黑体"/>
      <w:b/>
      <w:sz w:val="36"/>
    </w:rPr>
  </w:style>
  <w:style w:type="paragraph" w:customStyle="1" w:styleId="ac">
    <w:name w:val="摘要"/>
    <w:basedOn w:val="ab"/>
    <w:link w:val="Char1"/>
    <w:qFormat/>
    <w:rsid w:val="00340889"/>
    <w:rPr>
      <w:sz w:val="28"/>
    </w:rPr>
  </w:style>
  <w:style w:type="character" w:customStyle="1" w:styleId="Char0">
    <w:name w:val="课题名称 Char"/>
    <w:basedOn w:val="a1"/>
    <w:link w:val="ab"/>
    <w:rsid w:val="00340889"/>
    <w:rPr>
      <w:rFonts w:eastAsia="黑体"/>
      <w:b/>
      <w:kern w:val="2"/>
      <w:sz w:val="36"/>
      <w:szCs w:val="21"/>
    </w:rPr>
  </w:style>
  <w:style w:type="character" w:styleId="ad">
    <w:name w:val="Emphasis"/>
    <w:basedOn w:val="a1"/>
    <w:rsid w:val="00340889"/>
    <w:rPr>
      <w:i/>
      <w:iCs/>
    </w:rPr>
  </w:style>
  <w:style w:type="character" w:customStyle="1" w:styleId="Char1">
    <w:name w:val="摘要 Char"/>
    <w:basedOn w:val="Char0"/>
    <w:link w:val="ac"/>
    <w:rsid w:val="00340889"/>
    <w:rPr>
      <w:rFonts w:eastAsia="黑体"/>
      <w:b/>
      <w:kern w:val="2"/>
      <w:sz w:val="28"/>
      <w:szCs w:val="21"/>
    </w:rPr>
  </w:style>
  <w:style w:type="paragraph" w:customStyle="1" w:styleId="ae">
    <w:name w:val="摘要正文"/>
    <w:link w:val="Char2"/>
    <w:qFormat/>
    <w:rsid w:val="00340889"/>
    <w:pPr>
      <w:spacing w:line="360" w:lineRule="exact"/>
      <w:ind w:firstLineChars="200" w:firstLine="200"/>
    </w:pPr>
    <w:rPr>
      <w:kern w:val="2"/>
      <w:sz w:val="21"/>
      <w:szCs w:val="21"/>
    </w:rPr>
  </w:style>
  <w:style w:type="character" w:customStyle="1" w:styleId="Char2">
    <w:name w:val="摘要正文 Char"/>
    <w:basedOn w:val="Char1"/>
    <w:link w:val="ae"/>
    <w:rsid w:val="00340889"/>
    <w:rPr>
      <w:rFonts w:eastAsia="黑体"/>
      <w:b w:val="0"/>
      <w:kern w:val="2"/>
      <w:sz w:val="21"/>
      <w:szCs w:val="21"/>
    </w:rPr>
  </w:style>
  <w:style w:type="paragraph" w:customStyle="1" w:styleId="af">
    <w:name w:val="关键词"/>
    <w:link w:val="Char3"/>
    <w:qFormat/>
    <w:rsid w:val="005867D6"/>
    <w:pPr>
      <w:ind w:firstLine="420"/>
    </w:pPr>
    <w:rPr>
      <w:b/>
      <w:kern w:val="2"/>
      <w:sz w:val="21"/>
      <w:szCs w:val="21"/>
    </w:rPr>
  </w:style>
  <w:style w:type="character" w:customStyle="1" w:styleId="Char3">
    <w:name w:val="关键词 Char"/>
    <w:basedOn w:val="Char2"/>
    <w:link w:val="af"/>
    <w:rsid w:val="005867D6"/>
    <w:rPr>
      <w:rFonts w:eastAsia="黑体"/>
      <w:b/>
      <w:kern w:val="2"/>
      <w:sz w:val="21"/>
      <w:szCs w:val="21"/>
    </w:rPr>
  </w:style>
  <w:style w:type="paragraph" w:customStyle="1" w:styleId="10">
    <w:name w:val="1级标题"/>
    <w:next w:val="21"/>
    <w:link w:val="1Char"/>
    <w:qFormat/>
    <w:rsid w:val="006F71E1"/>
    <w:pPr>
      <w:spacing w:beforeLines="50" w:before="50" w:afterLines="50" w:after="50" w:line="360" w:lineRule="exact"/>
      <w:jc w:val="center"/>
      <w:outlineLvl w:val="0"/>
    </w:pPr>
    <w:rPr>
      <w:rFonts w:eastAsia="黑体"/>
      <w:kern w:val="2"/>
      <w:sz w:val="28"/>
      <w:szCs w:val="21"/>
    </w:rPr>
  </w:style>
  <w:style w:type="paragraph" w:customStyle="1" w:styleId="21">
    <w:name w:val="2级标题"/>
    <w:basedOn w:val="10"/>
    <w:next w:val="30"/>
    <w:link w:val="2Char"/>
    <w:qFormat/>
    <w:rsid w:val="006F71E1"/>
    <w:pPr>
      <w:jc w:val="left"/>
      <w:outlineLvl w:val="1"/>
    </w:pPr>
    <w:rPr>
      <w:sz w:val="21"/>
    </w:rPr>
  </w:style>
  <w:style w:type="character" w:customStyle="1" w:styleId="1Char">
    <w:name w:val="1级标题 Char"/>
    <w:basedOn w:val="a1"/>
    <w:link w:val="10"/>
    <w:rsid w:val="006F71E1"/>
    <w:rPr>
      <w:rFonts w:eastAsia="黑体"/>
      <w:kern w:val="2"/>
      <w:sz w:val="28"/>
      <w:szCs w:val="21"/>
    </w:rPr>
  </w:style>
  <w:style w:type="paragraph" w:customStyle="1" w:styleId="30">
    <w:name w:val="3级标题"/>
    <w:basedOn w:val="21"/>
    <w:next w:val="af0"/>
    <w:link w:val="3Char"/>
    <w:qFormat/>
    <w:rsid w:val="00570716"/>
    <w:pPr>
      <w:ind w:leftChars="200" w:left="200"/>
      <w:outlineLvl w:val="2"/>
    </w:pPr>
  </w:style>
  <w:style w:type="character" w:customStyle="1" w:styleId="2Char">
    <w:name w:val="2级标题 Char"/>
    <w:basedOn w:val="1Char"/>
    <w:link w:val="21"/>
    <w:rsid w:val="006F71E1"/>
    <w:rPr>
      <w:rFonts w:eastAsia="黑体"/>
      <w:kern w:val="2"/>
      <w:sz w:val="21"/>
      <w:szCs w:val="21"/>
    </w:rPr>
  </w:style>
  <w:style w:type="paragraph" w:customStyle="1" w:styleId="af0">
    <w:name w:val="毕设正文"/>
    <w:link w:val="Char4"/>
    <w:rsid w:val="00570716"/>
    <w:pPr>
      <w:spacing w:before="240" w:after="240" w:line="360" w:lineRule="exact"/>
      <w:ind w:left="420" w:firstLineChars="200" w:firstLine="200"/>
      <w:jc w:val="both"/>
    </w:pPr>
    <w:rPr>
      <w:kern w:val="2"/>
      <w:sz w:val="21"/>
      <w:szCs w:val="21"/>
    </w:rPr>
  </w:style>
  <w:style w:type="character" w:customStyle="1" w:styleId="3Char">
    <w:name w:val="3级标题 Char"/>
    <w:basedOn w:val="2Char"/>
    <w:link w:val="30"/>
    <w:rsid w:val="00570716"/>
    <w:rPr>
      <w:rFonts w:eastAsia="黑体"/>
      <w:kern w:val="2"/>
      <w:sz w:val="21"/>
      <w:szCs w:val="21"/>
    </w:rPr>
  </w:style>
  <w:style w:type="paragraph" w:customStyle="1" w:styleId="af1">
    <w:name w:val="论文正文"/>
    <w:basedOn w:val="30"/>
    <w:link w:val="Char5"/>
    <w:qFormat/>
    <w:rsid w:val="00441560"/>
    <w:pPr>
      <w:ind w:leftChars="0" w:left="0" w:firstLine="420"/>
      <w:jc w:val="both"/>
      <w:outlineLvl w:val="9"/>
    </w:pPr>
    <w:rPr>
      <w:rFonts w:eastAsia="宋体"/>
    </w:rPr>
  </w:style>
  <w:style w:type="character" w:customStyle="1" w:styleId="Char4">
    <w:name w:val="毕设正文 Char"/>
    <w:basedOn w:val="a1"/>
    <w:link w:val="af0"/>
    <w:rsid w:val="00570716"/>
    <w:rPr>
      <w:kern w:val="2"/>
      <w:sz w:val="21"/>
      <w:szCs w:val="21"/>
    </w:rPr>
  </w:style>
  <w:style w:type="character" w:customStyle="1" w:styleId="Char5">
    <w:name w:val="论文正文 Char"/>
    <w:basedOn w:val="3Char"/>
    <w:link w:val="af1"/>
    <w:rsid w:val="00441560"/>
    <w:rPr>
      <w:rFonts w:eastAsia="黑体"/>
      <w:kern w:val="2"/>
      <w:sz w:val="21"/>
      <w:szCs w:val="21"/>
    </w:rPr>
  </w:style>
  <w:style w:type="character" w:styleId="af2">
    <w:name w:val="Placeholder Text"/>
    <w:basedOn w:val="a1"/>
    <w:uiPriority w:val="99"/>
    <w:semiHidden/>
    <w:rsid w:val="008810E6"/>
    <w:rPr>
      <w:color w:val="808080"/>
    </w:rPr>
  </w:style>
  <w:style w:type="paragraph" w:customStyle="1" w:styleId="af3">
    <w:name w:val="公式行"/>
    <w:basedOn w:val="af1"/>
    <w:next w:val="af0"/>
    <w:link w:val="Char6"/>
    <w:qFormat/>
    <w:rsid w:val="006B3368"/>
    <w:pPr>
      <w:spacing w:beforeLines="0" w:before="0" w:afterLines="0" w:after="0" w:line="360" w:lineRule="auto"/>
      <w:ind w:firstLine="0"/>
      <w:jc w:val="center"/>
    </w:pPr>
  </w:style>
  <w:style w:type="character" w:customStyle="1" w:styleId="MTEquationSection">
    <w:name w:val="MTEquationSection"/>
    <w:basedOn w:val="a1"/>
    <w:rsid w:val="006B3368"/>
    <w:rPr>
      <w:vanish w:val="0"/>
      <w:color w:val="FF0000"/>
    </w:rPr>
  </w:style>
  <w:style w:type="character" w:customStyle="1" w:styleId="Char6">
    <w:name w:val="公式行 Char"/>
    <w:basedOn w:val="Char5"/>
    <w:link w:val="af3"/>
    <w:rsid w:val="006B3368"/>
    <w:rPr>
      <w:rFonts w:eastAsia="黑体"/>
      <w:kern w:val="2"/>
      <w:sz w:val="21"/>
      <w:szCs w:val="21"/>
    </w:rPr>
  </w:style>
  <w:style w:type="paragraph" w:customStyle="1" w:styleId="MTDisplayEquation">
    <w:name w:val="MTDisplayEquation"/>
    <w:basedOn w:val="af3"/>
    <w:next w:val="a"/>
    <w:link w:val="MTDisplayEquationChar"/>
    <w:rsid w:val="006B3368"/>
    <w:pPr>
      <w:tabs>
        <w:tab w:val="center" w:pos="6320"/>
        <w:tab w:val="right" w:pos="9640"/>
      </w:tabs>
      <w:ind w:left="2975" w:right="420" w:firstLine="425"/>
      <w:jc w:val="both"/>
    </w:pPr>
    <w:rPr>
      <w:rFonts w:eastAsia="黑体"/>
    </w:rPr>
  </w:style>
  <w:style w:type="character" w:customStyle="1" w:styleId="MTDisplayEquationChar">
    <w:name w:val="MTDisplayEquation Char"/>
    <w:basedOn w:val="Char6"/>
    <w:link w:val="MTDisplayEquation"/>
    <w:rsid w:val="006B3368"/>
    <w:rPr>
      <w:rFonts w:eastAsia="黑体"/>
      <w:kern w:val="2"/>
      <w:sz w:val="21"/>
      <w:szCs w:val="21"/>
    </w:rPr>
  </w:style>
  <w:style w:type="paragraph" w:customStyle="1" w:styleId="af4">
    <w:name w:val="图题"/>
    <w:next w:val="af1"/>
    <w:link w:val="Char7"/>
    <w:qFormat/>
    <w:rsid w:val="00BF54E8"/>
    <w:pPr>
      <w:spacing w:line="360" w:lineRule="exact"/>
      <w:jc w:val="center"/>
    </w:pPr>
    <w:rPr>
      <w:rFonts w:eastAsia="黑体"/>
      <w:kern w:val="2"/>
      <w:sz w:val="18"/>
      <w:szCs w:val="21"/>
    </w:rPr>
  </w:style>
  <w:style w:type="character" w:customStyle="1" w:styleId="Char7">
    <w:name w:val="图题 Char"/>
    <w:basedOn w:val="a1"/>
    <w:link w:val="af4"/>
    <w:rsid w:val="00BF54E8"/>
    <w:rPr>
      <w:rFonts w:eastAsia="黑体"/>
      <w:kern w:val="2"/>
      <w:sz w:val="18"/>
      <w:szCs w:val="21"/>
    </w:rPr>
  </w:style>
  <w:style w:type="table" w:styleId="af5">
    <w:name w:val="Table Grid"/>
    <w:basedOn w:val="a2"/>
    <w:rsid w:val="006C1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3级以下标题"/>
    <w:basedOn w:val="30"/>
    <w:next w:val="af0"/>
    <w:link w:val="3Char0"/>
    <w:qFormat/>
    <w:rsid w:val="002333D5"/>
    <w:pPr>
      <w:spacing w:beforeLines="0" w:before="0" w:afterLines="0" w:after="0"/>
      <w:outlineLvl w:val="3"/>
    </w:pPr>
  </w:style>
  <w:style w:type="paragraph" w:customStyle="1" w:styleId="af6">
    <w:name w:val="表序"/>
    <w:basedOn w:val="af4"/>
    <w:next w:val="af0"/>
    <w:link w:val="Char8"/>
    <w:qFormat/>
    <w:rsid w:val="00BF54E8"/>
  </w:style>
  <w:style w:type="character" w:customStyle="1" w:styleId="3Char0">
    <w:name w:val="3级以下标题 Char"/>
    <w:basedOn w:val="3Char"/>
    <w:link w:val="31"/>
    <w:rsid w:val="002333D5"/>
    <w:rPr>
      <w:rFonts w:eastAsia="黑体"/>
      <w:kern w:val="2"/>
      <w:sz w:val="21"/>
      <w:szCs w:val="21"/>
    </w:rPr>
  </w:style>
  <w:style w:type="paragraph" w:customStyle="1" w:styleId="af7">
    <w:name w:val="表格"/>
    <w:basedOn w:val="af0"/>
    <w:link w:val="Char9"/>
    <w:qFormat/>
    <w:rsid w:val="00BF54E8"/>
    <w:pPr>
      <w:spacing w:before="0" w:after="0"/>
      <w:ind w:left="0" w:firstLineChars="0" w:firstLine="0"/>
    </w:pPr>
    <w:rPr>
      <w:sz w:val="18"/>
      <w:szCs w:val="18"/>
    </w:rPr>
  </w:style>
  <w:style w:type="character" w:customStyle="1" w:styleId="Char8">
    <w:name w:val="表序 Char"/>
    <w:basedOn w:val="Char7"/>
    <w:link w:val="af6"/>
    <w:rsid w:val="00BF54E8"/>
    <w:rPr>
      <w:rFonts w:eastAsia="黑体"/>
      <w:kern w:val="2"/>
      <w:sz w:val="18"/>
      <w:szCs w:val="21"/>
    </w:rPr>
  </w:style>
  <w:style w:type="character" w:customStyle="1" w:styleId="Char9">
    <w:name w:val="表格 Char"/>
    <w:basedOn w:val="Char4"/>
    <w:link w:val="af7"/>
    <w:rsid w:val="00BF54E8"/>
    <w:rPr>
      <w:kern w:val="2"/>
      <w:sz w:val="18"/>
      <w:szCs w:val="18"/>
    </w:rPr>
  </w:style>
  <w:style w:type="table" w:customStyle="1" w:styleId="PlainTable5">
    <w:name w:val="Plain Table 5"/>
    <w:basedOn w:val="a2"/>
    <w:uiPriority w:val="45"/>
    <w:rsid w:val="006C08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
    <w:name w:val="Grid Table 2"/>
    <w:basedOn w:val="a2"/>
    <w:uiPriority w:val="47"/>
    <w:rsid w:val="006C08A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
    <w:name w:val="Grid Table 7 Colorful"/>
    <w:basedOn w:val="a2"/>
    <w:uiPriority w:val="52"/>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a2"/>
    <w:uiPriority w:val="51"/>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8">
    <w:name w:val="List Paragraph"/>
    <w:basedOn w:val="a"/>
    <w:uiPriority w:val="34"/>
    <w:rsid w:val="00487F41"/>
    <w:pPr>
      <w:ind w:firstLineChars="200" w:firstLine="420"/>
    </w:pPr>
  </w:style>
  <w:style w:type="paragraph" w:styleId="af9">
    <w:name w:val="Balloon Text"/>
    <w:basedOn w:val="a"/>
    <w:link w:val="Chara"/>
    <w:rsid w:val="00753BA1"/>
    <w:rPr>
      <w:sz w:val="18"/>
      <w:szCs w:val="18"/>
    </w:rPr>
  </w:style>
  <w:style w:type="character" w:customStyle="1" w:styleId="Chara">
    <w:name w:val="批注框文本 Char"/>
    <w:basedOn w:val="a1"/>
    <w:link w:val="af9"/>
    <w:rsid w:val="00753BA1"/>
    <w:rPr>
      <w:kern w:val="2"/>
      <w:sz w:val="18"/>
      <w:szCs w:val="18"/>
    </w:rPr>
  </w:style>
  <w:style w:type="character" w:styleId="afa">
    <w:name w:val="annotation reference"/>
    <w:basedOn w:val="a1"/>
    <w:rsid w:val="001D32F4"/>
    <w:rPr>
      <w:sz w:val="21"/>
      <w:szCs w:val="21"/>
    </w:rPr>
  </w:style>
  <w:style w:type="paragraph" w:styleId="afb">
    <w:name w:val="annotation text"/>
    <w:basedOn w:val="a"/>
    <w:link w:val="Charb"/>
    <w:rsid w:val="001D32F4"/>
    <w:pPr>
      <w:jc w:val="left"/>
    </w:pPr>
  </w:style>
  <w:style w:type="character" w:customStyle="1" w:styleId="Charb">
    <w:name w:val="批注文字 Char"/>
    <w:basedOn w:val="a1"/>
    <w:link w:val="afb"/>
    <w:rsid w:val="001D32F4"/>
    <w:rPr>
      <w:kern w:val="2"/>
      <w:sz w:val="21"/>
      <w:szCs w:val="21"/>
    </w:rPr>
  </w:style>
  <w:style w:type="paragraph" w:styleId="afc">
    <w:name w:val="annotation subject"/>
    <w:basedOn w:val="afb"/>
    <w:next w:val="afb"/>
    <w:link w:val="Charc"/>
    <w:rsid w:val="001D32F4"/>
    <w:rPr>
      <w:b/>
      <w:bCs/>
    </w:rPr>
  </w:style>
  <w:style w:type="character" w:customStyle="1" w:styleId="Charc">
    <w:name w:val="批注主题 Char"/>
    <w:basedOn w:val="Charb"/>
    <w:link w:val="afc"/>
    <w:rsid w:val="001D32F4"/>
    <w:rPr>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553053">
      <w:bodyDiv w:val="1"/>
      <w:marLeft w:val="0"/>
      <w:marRight w:val="0"/>
      <w:marTop w:val="0"/>
      <w:marBottom w:val="0"/>
      <w:divBdr>
        <w:top w:val="none" w:sz="0" w:space="0" w:color="auto"/>
        <w:left w:val="none" w:sz="0" w:space="0" w:color="auto"/>
        <w:bottom w:val="none" w:sz="0" w:space="0" w:color="auto"/>
        <w:right w:val="none" w:sz="0" w:space="0" w:color="auto"/>
      </w:divBdr>
    </w:div>
    <w:div w:id="698824558">
      <w:bodyDiv w:val="1"/>
      <w:marLeft w:val="0"/>
      <w:marRight w:val="0"/>
      <w:marTop w:val="0"/>
      <w:marBottom w:val="0"/>
      <w:divBdr>
        <w:top w:val="none" w:sz="0" w:space="0" w:color="auto"/>
        <w:left w:val="none" w:sz="0" w:space="0" w:color="auto"/>
        <w:bottom w:val="none" w:sz="0" w:space="0" w:color="auto"/>
        <w:right w:val="none" w:sz="0" w:space="0" w:color="auto"/>
      </w:divBdr>
    </w:div>
    <w:div w:id="700127732">
      <w:bodyDiv w:val="1"/>
      <w:marLeft w:val="0"/>
      <w:marRight w:val="0"/>
      <w:marTop w:val="0"/>
      <w:marBottom w:val="0"/>
      <w:divBdr>
        <w:top w:val="none" w:sz="0" w:space="0" w:color="auto"/>
        <w:left w:val="none" w:sz="0" w:space="0" w:color="auto"/>
        <w:bottom w:val="none" w:sz="0" w:space="0" w:color="auto"/>
        <w:right w:val="none" w:sz="0" w:space="0" w:color="auto"/>
      </w:divBdr>
    </w:div>
    <w:div w:id="1193764276">
      <w:bodyDiv w:val="1"/>
      <w:marLeft w:val="0"/>
      <w:marRight w:val="0"/>
      <w:marTop w:val="0"/>
      <w:marBottom w:val="0"/>
      <w:divBdr>
        <w:top w:val="none" w:sz="0" w:space="0" w:color="auto"/>
        <w:left w:val="none" w:sz="0" w:space="0" w:color="auto"/>
        <w:bottom w:val="none" w:sz="0" w:space="0" w:color="auto"/>
        <w:right w:val="none" w:sz="0" w:space="0" w:color="auto"/>
      </w:divBdr>
    </w:div>
    <w:div w:id="1451775202">
      <w:bodyDiv w:val="1"/>
      <w:marLeft w:val="0"/>
      <w:marRight w:val="0"/>
      <w:marTop w:val="0"/>
      <w:marBottom w:val="0"/>
      <w:divBdr>
        <w:top w:val="none" w:sz="0" w:space="0" w:color="auto"/>
        <w:left w:val="none" w:sz="0" w:space="0" w:color="auto"/>
        <w:bottom w:val="none" w:sz="0" w:space="0" w:color="auto"/>
        <w:right w:val="none" w:sz="0" w:space="0" w:color="auto"/>
      </w:divBdr>
    </w:div>
    <w:div w:id="15815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39.bin"/><Relationship Id="rId21" Type="http://schemas.openxmlformats.org/officeDocument/2006/relationships/oleObject" Target="embeddings/oleObject6.bin"/><Relationship Id="rId42" Type="http://schemas.openxmlformats.org/officeDocument/2006/relationships/image" Target="media/image18.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emf"/><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package" Target="embeddings/Microsoft_Visio___22.vsdx"/><Relationship Id="rId133" Type="http://schemas.openxmlformats.org/officeDocument/2006/relationships/oleObject" Target="embeddings/oleObject47.bin"/><Relationship Id="rId138" Type="http://schemas.openxmlformats.org/officeDocument/2006/relationships/oleObject" Target="embeddings/oleObject50.bin"/><Relationship Id="rId16" Type="http://schemas.openxmlformats.org/officeDocument/2006/relationships/image" Target="media/image5.wmf"/><Relationship Id="rId107" Type="http://schemas.openxmlformats.org/officeDocument/2006/relationships/oleObject" Target="embeddings/oleObject38.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wmf"/><Relationship Id="rId74" Type="http://schemas.openxmlformats.org/officeDocument/2006/relationships/diagramColors" Target="diagrams/colors1.xml"/><Relationship Id="rId79" Type="http://schemas.openxmlformats.org/officeDocument/2006/relationships/image" Target="media/image36.png"/><Relationship Id="rId102" Type="http://schemas.openxmlformats.org/officeDocument/2006/relationships/image" Target="media/image53.wmf"/><Relationship Id="rId123" Type="http://schemas.openxmlformats.org/officeDocument/2006/relationships/oleObject" Target="embeddings/oleObject42.bin"/><Relationship Id="rId128" Type="http://schemas.openxmlformats.org/officeDocument/2006/relationships/image" Target="media/image69.wmf"/><Relationship Id="rId144"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47.wmf"/><Relationship Id="rId95" Type="http://schemas.openxmlformats.org/officeDocument/2006/relationships/oleObject" Target="embeddings/oleObject32.bin"/><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image" Target="media/image32.emf"/><Relationship Id="rId113" Type="http://schemas.openxmlformats.org/officeDocument/2006/relationships/image" Target="media/image60.png"/><Relationship Id="rId118" Type="http://schemas.openxmlformats.org/officeDocument/2006/relationships/image" Target="media/image64.wmf"/><Relationship Id="rId134" Type="http://schemas.openxmlformats.org/officeDocument/2006/relationships/oleObject" Target="embeddings/oleObject48.bin"/><Relationship Id="rId139" Type="http://schemas.openxmlformats.org/officeDocument/2006/relationships/image" Target="media/image74.wmf"/><Relationship Id="rId80" Type="http://schemas.openxmlformats.org/officeDocument/2006/relationships/image" Target="media/image37.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36.bin"/><Relationship Id="rId108" Type="http://schemas.openxmlformats.org/officeDocument/2006/relationships/image" Target="media/image56.png"/><Relationship Id="rId116" Type="http://schemas.openxmlformats.org/officeDocument/2006/relationships/image" Target="media/image63.wmf"/><Relationship Id="rId124" Type="http://schemas.openxmlformats.org/officeDocument/2006/relationships/image" Target="media/image67.wmf"/><Relationship Id="rId129" Type="http://schemas.openxmlformats.org/officeDocument/2006/relationships/oleObject" Target="embeddings/oleObject45.bin"/><Relationship Id="rId137" Type="http://schemas.openxmlformats.org/officeDocument/2006/relationships/image" Target="media/image73.wmf"/><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package" Target="embeddings/Microsoft_Visio___11.vsdx"/><Relationship Id="rId75" Type="http://schemas.microsoft.com/office/2007/relationships/diagramDrawing" Target="diagrams/drawing1.xml"/><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oleObject" Target="embeddings/oleObject30.bin"/><Relationship Id="rId96" Type="http://schemas.openxmlformats.org/officeDocument/2006/relationships/image" Target="media/image50.wmf"/><Relationship Id="rId111" Type="http://schemas.openxmlformats.org/officeDocument/2006/relationships/image" Target="media/image59.emf"/><Relationship Id="rId132" Type="http://schemas.openxmlformats.org/officeDocument/2006/relationships/image" Target="media/image71.wmf"/><Relationship Id="rId140" Type="http://schemas.openxmlformats.org/officeDocument/2006/relationships/oleObject" Target="embeddings/oleObject51.bin"/><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55.wmf"/><Relationship Id="rId114" Type="http://schemas.openxmlformats.org/officeDocument/2006/relationships/image" Target="media/image61.png"/><Relationship Id="rId119" Type="http://schemas.openxmlformats.org/officeDocument/2006/relationships/oleObject" Target="embeddings/oleObject40.bin"/><Relationship Id="rId127" Type="http://schemas.openxmlformats.org/officeDocument/2006/relationships/oleObject" Target="embeddings/oleObject44.bin"/><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8.bin"/><Relationship Id="rId73" Type="http://schemas.openxmlformats.org/officeDocument/2006/relationships/diagramQuickStyle" Target="diagrams/quickStyle1.xml"/><Relationship Id="rId78" Type="http://schemas.openxmlformats.org/officeDocument/2006/relationships/image" Target="media/image35.png"/><Relationship Id="rId81" Type="http://schemas.openxmlformats.org/officeDocument/2006/relationships/image" Target="media/image38.jpeg"/><Relationship Id="rId86" Type="http://schemas.openxmlformats.org/officeDocument/2006/relationships/image" Target="media/image43.png"/><Relationship Id="rId94" Type="http://schemas.openxmlformats.org/officeDocument/2006/relationships/image" Target="media/image49.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66.wmf"/><Relationship Id="rId130" Type="http://schemas.openxmlformats.org/officeDocument/2006/relationships/image" Target="media/image70.wmf"/><Relationship Id="rId135" Type="http://schemas.openxmlformats.org/officeDocument/2006/relationships/image" Target="media/image72.wmf"/><Relationship Id="rId143"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image" Target="media/image57.png"/><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33.png"/><Relationship Id="rId97" Type="http://schemas.openxmlformats.org/officeDocument/2006/relationships/oleObject" Target="embeddings/oleObject33.bin"/><Relationship Id="rId104" Type="http://schemas.openxmlformats.org/officeDocument/2006/relationships/image" Target="media/image54.wmf"/><Relationship Id="rId120" Type="http://schemas.openxmlformats.org/officeDocument/2006/relationships/image" Target="media/image65.wmf"/><Relationship Id="rId125" Type="http://schemas.openxmlformats.org/officeDocument/2006/relationships/oleObject" Target="embeddings/oleObject43.bin"/><Relationship Id="rId141" Type="http://schemas.openxmlformats.org/officeDocument/2006/relationships/image" Target="media/image75.wmf"/><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diagramData" Target="diagrams/data1.xml"/><Relationship Id="rId92" Type="http://schemas.openxmlformats.org/officeDocument/2006/relationships/image" Target="media/image48.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image" Target="media/image44.png"/><Relationship Id="rId110" Type="http://schemas.openxmlformats.org/officeDocument/2006/relationships/image" Target="media/image58.jpeg"/><Relationship Id="rId115" Type="http://schemas.openxmlformats.org/officeDocument/2006/relationships/image" Target="media/image62.png"/><Relationship Id="rId131" Type="http://schemas.openxmlformats.org/officeDocument/2006/relationships/oleObject" Target="embeddings/oleObject46.bin"/><Relationship Id="rId136" Type="http://schemas.openxmlformats.org/officeDocument/2006/relationships/oleObject" Target="embeddings/oleObject49.bin"/><Relationship Id="rId61" Type="http://schemas.openxmlformats.org/officeDocument/2006/relationships/oleObject" Target="embeddings/oleObject26.bin"/><Relationship Id="rId82" Type="http://schemas.openxmlformats.org/officeDocument/2006/relationships/image" Target="media/image39.pn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image" Target="media/image34.png"/><Relationship Id="rId100" Type="http://schemas.openxmlformats.org/officeDocument/2006/relationships/image" Target="media/image52.wmf"/><Relationship Id="rId105" Type="http://schemas.openxmlformats.org/officeDocument/2006/relationships/oleObject" Target="embeddings/oleObject37.bin"/><Relationship Id="rId126" Type="http://schemas.openxmlformats.org/officeDocument/2006/relationships/image" Target="media/image68.wmf"/><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diagramLayout" Target="diagrams/layout1.xml"/><Relationship Id="rId93" Type="http://schemas.openxmlformats.org/officeDocument/2006/relationships/oleObject" Target="embeddings/oleObject31.bin"/><Relationship Id="rId98" Type="http://schemas.openxmlformats.org/officeDocument/2006/relationships/image" Target="media/image51.wmf"/><Relationship Id="rId121" Type="http://schemas.openxmlformats.org/officeDocument/2006/relationships/oleObject" Target="embeddings/oleObject41.bin"/><Relationship Id="rId142" Type="http://schemas.openxmlformats.org/officeDocument/2006/relationships/oleObject" Target="embeddings/oleObject52.bin"/></Relationships>
</file>

<file path=word/_rels/header1.xml.rels><?xml version="1.0" encoding="UTF-8" standalone="yes"?>
<Relationships xmlns="http://schemas.openxmlformats.org/package/2006/relationships"><Relationship Id="rId2" Type="http://schemas.openxmlformats.org/officeDocument/2006/relationships/image" Target="media/image770.png"/><Relationship Id="rId1" Type="http://schemas.openxmlformats.org/officeDocument/2006/relationships/image" Target="media/image7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E8596D-0222-440E-A292-E766E708A240}" type="doc">
      <dgm:prSet loTypeId="urn:microsoft.com/office/officeart/2009/3/layout/OpposingIdeas" loCatId="relationship" qsTypeId="urn:microsoft.com/office/officeart/2005/8/quickstyle/simple5" qsCatId="simple" csTypeId="urn:microsoft.com/office/officeart/2005/8/colors/accent0_1" csCatId="mainScheme" phldr="1"/>
      <dgm:spPr/>
      <dgm:t>
        <a:bodyPr/>
        <a:lstStyle/>
        <a:p>
          <a:endParaRPr lang="en-US"/>
        </a:p>
      </dgm:t>
    </dgm:pt>
    <dgm:pt modelId="{05CC1D54-96EB-43D1-A79E-A50A70E428FB}">
      <dgm:prSet phldrT="[Text]"/>
      <dgm:spPr>
        <a:xfrm rot="16200000">
          <a:off x="-275851" y="758542"/>
          <a:ext cx="2119122" cy="602036"/>
        </a:xfrm>
      </dgm:spPr>
      <dgm:t>
        <a:bodyPr/>
        <a:lstStyle/>
        <a:p>
          <a:pPr algn="ctr"/>
          <a:r>
            <a:rPr lang="zh-CN" altLang="en-US">
              <a:latin typeface="Calibri" panose="020F0502020204030204"/>
              <a:ea typeface="宋体" panose="02010600030101010101" pitchFamily="2" charset="-122"/>
              <a:cs typeface="+mn-cs"/>
            </a:rPr>
            <a:t>到单片机的控制信号</a:t>
          </a:r>
          <a:endParaRPr lang="en-US">
            <a:latin typeface="Calibri" panose="020F0502020204030204"/>
            <a:ea typeface="+mn-ea"/>
            <a:cs typeface="+mn-cs"/>
          </a:endParaRPr>
        </a:p>
      </dgm:t>
    </dgm:pt>
    <dgm:pt modelId="{E98269B6-16F5-4321-ABB9-FDC22E579CB4}" type="parTrans" cxnId="{337579EB-2994-44B2-A471-41EE072A87CB}">
      <dgm:prSet/>
      <dgm:spPr/>
      <dgm:t>
        <a:bodyPr/>
        <a:lstStyle/>
        <a:p>
          <a:pPr algn="ctr"/>
          <a:endParaRPr lang="en-US"/>
        </a:p>
      </dgm:t>
    </dgm:pt>
    <dgm:pt modelId="{4396836A-5A67-4C7C-9E26-FBF6B6ACF25C}" type="sibTrans" cxnId="{337579EB-2994-44B2-A471-41EE072A87CB}">
      <dgm:prSet/>
      <dgm:spPr/>
      <dgm:t>
        <a:bodyPr/>
        <a:lstStyle/>
        <a:p>
          <a:pPr algn="ctr"/>
          <a:endParaRPr lang="en-US"/>
        </a:p>
      </dgm:t>
    </dgm:pt>
    <dgm:pt modelId="{E4234F39-EA93-494F-814A-55BE7740DC60}">
      <dgm:prSet phldrT="[Text]" custT="1"/>
      <dgm:spPr>
        <a:xfrm>
          <a:off x="120513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a:latin typeface="微软雅黑" panose="020B0503020204020204" pitchFamily="34" charset="-122"/>
            <a:ea typeface="微软雅黑" panose="020B0503020204020204" pitchFamily="34" charset="-122"/>
            <a:cs typeface="+mn-cs"/>
          </a:endParaRPr>
        </a:p>
      </dgm:t>
    </dgm:pt>
    <dgm:pt modelId="{754C9209-D0AB-4187-A845-8107D96B076C}" type="parTrans" cxnId="{0CF80464-F7E2-418A-894D-CBAB7314BEFE}">
      <dgm:prSet/>
      <dgm:spPr/>
      <dgm:t>
        <a:bodyPr/>
        <a:lstStyle/>
        <a:p>
          <a:pPr algn="ctr"/>
          <a:endParaRPr lang="en-US"/>
        </a:p>
      </dgm:t>
    </dgm:pt>
    <dgm:pt modelId="{83A6E77A-AB1F-40BB-92D0-39470E35430B}" type="sibTrans" cxnId="{0CF80464-F7E2-418A-894D-CBAB7314BEFE}">
      <dgm:prSet/>
      <dgm:spPr/>
      <dgm:t>
        <a:bodyPr/>
        <a:lstStyle/>
        <a:p>
          <a:pPr algn="ctr"/>
          <a:endParaRPr lang="en-US"/>
        </a:p>
      </dgm:t>
    </dgm:pt>
    <dgm:pt modelId="{4F04B7F1-5C7C-4771-BC55-19DC83BBDA07}">
      <dgm:prSet phldrT="[Text]"/>
      <dgm:spPr>
        <a:xfrm rot="5400000">
          <a:off x="3938404" y="1582645"/>
          <a:ext cx="2119122" cy="602036"/>
        </a:xfrm>
      </dgm:spPr>
      <dgm:t>
        <a:bodyPr/>
        <a:lstStyle/>
        <a:p>
          <a:pPr algn="ctr"/>
          <a:r>
            <a:rPr lang="zh-CN" altLang="en-US">
              <a:latin typeface="Calibri" panose="020F0502020204030204"/>
              <a:ea typeface="宋体" panose="02010600030101010101" pitchFamily="2" charset="-122"/>
              <a:cs typeface="+mn-cs"/>
            </a:rPr>
            <a:t>到安卓客户端的数据</a:t>
          </a:r>
          <a:endParaRPr lang="en-US">
            <a:latin typeface="Calibri" panose="020F0502020204030204"/>
            <a:ea typeface="+mn-ea"/>
            <a:cs typeface="+mn-cs"/>
          </a:endParaRPr>
        </a:p>
      </dgm:t>
    </dgm:pt>
    <dgm:pt modelId="{A3A51192-2781-4970-B8EE-934745A7D4AF}" type="parTrans" cxnId="{CB67D4A9-4ED6-4288-B100-4826775E1BAE}">
      <dgm:prSet/>
      <dgm:spPr/>
      <dgm:t>
        <a:bodyPr/>
        <a:lstStyle/>
        <a:p>
          <a:pPr algn="ctr"/>
          <a:endParaRPr lang="en-US"/>
        </a:p>
      </dgm:t>
    </dgm:pt>
    <dgm:pt modelId="{46059EF5-A8C5-4CF3-B912-114785934BD3}" type="sibTrans" cxnId="{CB67D4A9-4ED6-4288-B100-4826775E1BAE}">
      <dgm:prSet/>
      <dgm:spPr/>
      <dgm:t>
        <a:bodyPr/>
        <a:lstStyle/>
        <a:p>
          <a:pPr algn="ctr"/>
          <a:endParaRPr lang="en-US"/>
        </a:p>
      </dgm:t>
    </dgm:pt>
    <dgm:pt modelId="{987C541D-E02F-4F63-A56F-E419A5FFE2C9}">
      <dgm:prSet phldrT="[Text]" custT="1"/>
      <dgm:spPr>
        <a:xfrm>
          <a:off x="301124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单片机内置程序：采集信号、无线通讯。</a:t>
          </a:r>
          <a:endParaRPr lang="en-US" sz="1050">
            <a:latin typeface="微软雅黑" panose="020B0503020204020204" pitchFamily="34" charset="-122"/>
            <a:ea typeface="微软雅黑" panose="020B0503020204020204" pitchFamily="34" charset="-122"/>
            <a:cs typeface="+mn-cs"/>
          </a:endParaRPr>
        </a:p>
      </dgm:t>
    </dgm:pt>
    <dgm:pt modelId="{ADE2D96F-1C67-495E-89A8-DD4810C67255}" type="parTrans" cxnId="{48988F89-E4F1-44D4-8D2D-CCA4F700A72B}">
      <dgm:prSet/>
      <dgm:spPr/>
      <dgm:t>
        <a:bodyPr/>
        <a:lstStyle/>
        <a:p>
          <a:pPr algn="ctr"/>
          <a:endParaRPr lang="en-US"/>
        </a:p>
      </dgm:t>
    </dgm:pt>
    <dgm:pt modelId="{AC25A43F-0D3B-4141-8DF7-3BD8B6B11BD7}" type="sibTrans" cxnId="{48988F89-E4F1-44D4-8D2D-CCA4F700A72B}">
      <dgm:prSet/>
      <dgm:spPr/>
      <dgm:t>
        <a:bodyPr/>
        <a:lstStyle/>
        <a:p>
          <a:pPr algn="ctr"/>
          <a:endParaRPr lang="en-US"/>
        </a:p>
      </dgm:t>
    </dgm:pt>
    <dgm:pt modelId="{3C60FA99-8CCB-47BB-98C1-7A4BB3AFCC0F}" type="pres">
      <dgm:prSet presAssocID="{6AE8596D-0222-440E-A292-E766E708A240}" presName="Name0" presStyleCnt="0">
        <dgm:presLayoutVars>
          <dgm:chMax val="2"/>
          <dgm:dir/>
          <dgm:animOne val="branch"/>
          <dgm:animLvl val="lvl"/>
          <dgm:resizeHandles val="exact"/>
        </dgm:presLayoutVars>
      </dgm:prSet>
      <dgm:spPr/>
      <dgm:t>
        <a:bodyPr/>
        <a:lstStyle/>
        <a:p>
          <a:endParaRPr lang="en-US"/>
        </a:p>
      </dgm:t>
    </dgm:pt>
    <dgm:pt modelId="{2FC029DC-18F9-4FB0-B8BB-8A41DA742EE0}" type="pres">
      <dgm:prSet presAssocID="{6AE8596D-0222-440E-A292-E766E708A240}" presName="Background" presStyleLbl="node1" presStyleIdx="0" presStyleCnt="1"/>
      <dgm:spPr>
        <a:xfrm>
          <a:off x="1084727" y="500348"/>
          <a:ext cx="3612220" cy="1942528"/>
        </a:xfrm>
        <a:prstGeom prst="round2DiagRect">
          <a:avLst>
            <a:gd name="adj1" fmla="val 0"/>
            <a:gd name="adj2" fmla="val 16670"/>
          </a:avLst>
        </a:prstGeom>
      </dgm:spPr>
      <dgm:t>
        <a:bodyPr/>
        <a:lstStyle/>
        <a:p>
          <a:endParaRPr lang="en-US"/>
        </a:p>
      </dgm:t>
    </dgm:pt>
    <dgm:pt modelId="{2AB90653-5B49-4458-8B68-35060BE81571}" type="pres">
      <dgm:prSet presAssocID="{6AE8596D-0222-440E-A292-E766E708A240}" presName="Divider" presStyleLbl="callout" presStyleIdx="0" presStyleCnt="1"/>
      <dgm:spPr>
        <a:xfrm>
          <a:off x="2890837" y="706374"/>
          <a:ext cx="481" cy="1530477"/>
        </a:xfrm>
        <a:prstGeom prst="line">
          <a:avLst/>
        </a:prstGeom>
      </dgm:spPr>
      <dgm:t>
        <a:bodyPr/>
        <a:lstStyle/>
        <a:p>
          <a:endParaRPr lang="en-US"/>
        </a:p>
      </dgm:t>
    </dgm:pt>
    <dgm:pt modelId="{2D105C22-DDA9-4180-A05F-6476707C2227}" type="pres">
      <dgm:prSet presAssocID="{6AE8596D-0222-440E-A292-E766E708A240}" presName="ChildText1" presStyleLbl="revTx" presStyleIdx="0" presStyleCnt="0">
        <dgm:presLayoutVars>
          <dgm:chMax val="0"/>
          <dgm:chPref val="0"/>
          <dgm:bulletEnabled val="1"/>
        </dgm:presLayoutVars>
      </dgm:prSet>
      <dgm:spPr>
        <a:prstGeom prst="rect">
          <a:avLst/>
        </a:prstGeom>
      </dgm:spPr>
      <dgm:t>
        <a:bodyPr/>
        <a:lstStyle/>
        <a:p>
          <a:endParaRPr lang="en-US"/>
        </a:p>
      </dgm:t>
    </dgm:pt>
    <dgm:pt modelId="{4D9F9247-8495-418F-8FAF-585B93039A45}" type="pres">
      <dgm:prSet presAssocID="{6AE8596D-0222-440E-A292-E766E708A240}" presName="ChildText2" presStyleLbl="revTx" presStyleIdx="0" presStyleCnt="0">
        <dgm:presLayoutVars>
          <dgm:chMax val="0"/>
          <dgm:chPref val="0"/>
          <dgm:bulletEnabled val="1"/>
        </dgm:presLayoutVars>
      </dgm:prSet>
      <dgm:spPr>
        <a:prstGeom prst="rect">
          <a:avLst/>
        </a:prstGeom>
      </dgm:spPr>
      <dgm:t>
        <a:bodyPr/>
        <a:lstStyle/>
        <a:p>
          <a:endParaRPr lang="en-US"/>
        </a:p>
      </dgm:t>
    </dgm:pt>
    <dgm:pt modelId="{0B17834C-6B0E-4431-942A-18FA0C304A45}" type="pres">
      <dgm:prSet presAssocID="{6AE8596D-0222-440E-A292-E766E708A240}" presName="ParentText1"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5A5B3B0C-E897-4435-A79C-0BB9E967CD7F}" type="pres">
      <dgm:prSet presAssocID="{6AE8596D-0222-440E-A292-E766E708A240}" presName="ParentShape1" presStyleLbl="alignImgPlace1" presStyleIdx="0" presStyleCnt="2">
        <dgm:presLayoutVars/>
      </dgm:prSet>
      <dgm:spPr/>
      <dgm:t>
        <a:bodyPr/>
        <a:lstStyle/>
        <a:p>
          <a:endParaRPr lang="en-US"/>
        </a:p>
      </dgm:t>
    </dgm:pt>
    <dgm:pt modelId="{FEEB6002-12F0-4EC6-9A9A-A5CBA6474681}" type="pres">
      <dgm:prSet presAssocID="{6AE8596D-0222-440E-A292-E766E708A240}" presName="ParentText2"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FFF24056-82FA-4578-9856-A6C1CE7D620E}" type="pres">
      <dgm:prSet presAssocID="{6AE8596D-0222-440E-A292-E766E708A240}" presName="ParentShape2" presStyleLbl="alignImgPlace1" presStyleIdx="1" presStyleCnt="2">
        <dgm:presLayoutVars/>
      </dgm:prSet>
      <dgm:spPr/>
      <dgm:t>
        <a:bodyPr/>
        <a:lstStyle/>
        <a:p>
          <a:endParaRPr lang="en-US"/>
        </a:p>
      </dgm:t>
    </dgm:pt>
  </dgm:ptLst>
  <dgm:cxnLst>
    <dgm:cxn modelId="{CB67D4A9-4ED6-4288-B100-4826775E1BAE}" srcId="{6AE8596D-0222-440E-A292-E766E708A240}" destId="{4F04B7F1-5C7C-4771-BC55-19DC83BBDA07}" srcOrd="1" destOrd="0" parTransId="{A3A51192-2781-4970-B8EE-934745A7D4AF}" sibTransId="{46059EF5-A8C5-4CF3-B912-114785934BD3}"/>
    <dgm:cxn modelId="{337579EB-2994-44B2-A471-41EE072A87CB}" srcId="{6AE8596D-0222-440E-A292-E766E708A240}" destId="{05CC1D54-96EB-43D1-A79E-A50A70E428FB}" srcOrd="0" destOrd="0" parTransId="{E98269B6-16F5-4321-ABB9-FDC22E579CB4}" sibTransId="{4396836A-5A67-4C7C-9E26-FBF6B6ACF25C}"/>
    <dgm:cxn modelId="{755F1F05-8E3A-4F0A-BCDD-A6DE078F6AC8}" type="presOf" srcId="{05CC1D54-96EB-43D1-A79E-A50A70E428FB}" destId="{0B17834C-6B0E-4431-942A-18FA0C304A45}" srcOrd="0" destOrd="0" presId="urn:microsoft.com/office/officeart/2009/3/layout/OpposingIdeas"/>
    <dgm:cxn modelId="{328237D7-0872-4C7F-9F9F-F20C502A2248}" type="presOf" srcId="{4F04B7F1-5C7C-4771-BC55-19DC83BBDA07}" destId="{FEEB6002-12F0-4EC6-9A9A-A5CBA6474681}" srcOrd="0" destOrd="0" presId="urn:microsoft.com/office/officeart/2009/3/layout/OpposingIdeas"/>
    <dgm:cxn modelId="{E690D9D3-419E-4D7C-B1FC-41FFE991AB62}" type="presOf" srcId="{987C541D-E02F-4F63-A56F-E419A5FFE2C9}" destId="{4D9F9247-8495-418F-8FAF-585B93039A45}" srcOrd="0" destOrd="0" presId="urn:microsoft.com/office/officeart/2009/3/layout/OpposingIdeas"/>
    <dgm:cxn modelId="{8BB8F5F3-979A-4AE6-A79A-9AA8CD35359B}" type="presOf" srcId="{E4234F39-EA93-494F-814A-55BE7740DC60}" destId="{2D105C22-DDA9-4180-A05F-6476707C2227}" srcOrd="0" destOrd="0" presId="urn:microsoft.com/office/officeart/2009/3/layout/OpposingIdeas"/>
    <dgm:cxn modelId="{32A37F2E-061B-4274-97AF-E2DCDC67B978}" type="presOf" srcId="{6AE8596D-0222-440E-A292-E766E708A240}" destId="{3C60FA99-8CCB-47BB-98C1-7A4BB3AFCC0F}" srcOrd="0" destOrd="0" presId="urn:microsoft.com/office/officeart/2009/3/layout/OpposingIdeas"/>
    <dgm:cxn modelId="{48988F89-E4F1-44D4-8D2D-CCA4F700A72B}" srcId="{4F04B7F1-5C7C-4771-BC55-19DC83BBDA07}" destId="{987C541D-E02F-4F63-A56F-E419A5FFE2C9}" srcOrd="0" destOrd="0" parTransId="{ADE2D96F-1C67-495E-89A8-DD4810C67255}" sibTransId="{AC25A43F-0D3B-4141-8DF7-3BD8B6B11BD7}"/>
    <dgm:cxn modelId="{2778B5A4-B075-4398-BF58-6FA861192C17}" type="presOf" srcId="{05CC1D54-96EB-43D1-A79E-A50A70E428FB}" destId="{5A5B3B0C-E897-4435-A79C-0BB9E967CD7F}" srcOrd="1" destOrd="0" presId="urn:microsoft.com/office/officeart/2009/3/layout/OpposingIdeas"/>
    <dgm:cxn modelId="{0CF80464-F7E2-418A-894D-CBAB7314BEFE}" srcId="{05CC1D54-96EB-43D1-A79E-A50A70E428FB}" destId="{E4234F39-EA93-494F-814A-55BE7740DC60}" srcOrd="0" destOrd="0" parTransId="{754C9209-D0AB-4187-A845-8107D96B076C}" sibTransId="{83A6E77A-AB1F-40BB-92D0-39470E35430B}"/>
    <dgm:cxn modelId="{1413CE06-E40B-4C81-BEE4-2A045D5378A6}" type="presOf" srcId="{4F04B7F1-5C7C-4771-BC55-19DC83BBDA07}" destId="{FFF24056-82FA-4578-9856-A6C1CE7D620E}" srcOrd="1" destOrd="0" presId="urn:microsoft.com/office/officeart/2009/3/layout/OpposingIdeas"/>
    <dgm:cxn modelId="{AB3D8310-4F12-4B1E-B879-5CCAC32D7847}" type="presParOf" srcId="{3C60FA99-8CCB-47BB-98C1-7A4BB3AFCC0F}" destId="{2FC029DC-18F9-4FB0-B8BB-8A41DA742EE0}" srcOrd="0" destOrd="0" presId="urn:microsoft.com/office/officeart/2009/3/layout/OpposingIdeas"/>
    <dgm:cxn modelId="{45C4AB15-9D53-408B-B87F-559110387E47}" type="presParOf" srcId="{3C60FA99-8CCB-47BB-98C1-7A4BB3AFCC0F}" destId="{2AB90653-5B49-4458-8B68-35060BE81571}" srcOrd="1" destOrd="0" presId="urn:microsoft.com/office/officeart/2009/3/layout/OpposingIdeas"/>
    <dgm:cxn modelId="{6813C80A-FD55-4C83-A0A4-FE25B81B365A}" type="presParOf" srcId="{3C60FA99-8CCB-47BB-98C1-7A4BB3AFCC0F}" destId="{2D105C22-DDA9-4180-A05F-6476707C2227}" srcOrd="2" destOrd="0" presId="urn:microsoft.com/office/officeart/2009/3/layout/OpposingIdeas"/>
    <dgm:cxn modelId="{EDF16CEA-F2B9-47C1-BFE6-1C5F8DF7FDD4}" type="presParOf" srcId="{3C60FA99-8CCB-47BB-98C1-7A4BB3AFCC0F}" destId="{4D9F9247-8495-418F-8FAF-585B93039A45}" srcOrd="3" destOrd="0" presId="urn:microsoft.com/office/officeart/2009/3/layout/OpposingIdeas"/>
    <dgm:cxn modelId="{42D911BC-3D84-4CAF-8762-BF8FF34B30E9}" type="presParOf" srcId="{3C60FA99-8CCB-47BB-98C1-7A4BB3AFCC0F}" destId="{0B17834C-6B0E-4431-942A-18FA0C304A45}" srcOrd="4" destOrd="0" presId="urn:microsoft.com/office/officeart/2009/3/layout/OpposingIdeas"/>
    <dgm:cxn modelId="{D219005B-BF80-4C52-B3D4-B91C117C78F5}" type="presParOf" srcId="{3C60FA99-8CCB-47BB-98C1-7A4BB3AFCC0F}" destId="{5A5B3B0C-E897-4435-A79C-0BB9E967CD7F}" srcOrd="5" destOrd="0" presId="urn:microsoft.com/office/officeart/2009/3/layout/OpposingIdeas"/>
    <dgm:cxn modelId="{D6E38ADD-FB2F-44C8-94CA-49FA864B4749}" type="presParOf" srcId="{3C60FA99-8CCB-47BB-98C1-7A4BB3AFCC0F}" destId="{FEEB6002-12F0-4EC6-9A9A-A5CBA6474681}" srcOrd="6" destOrd="0" presId="urn:microsoft.com/office/officeart/2009/3/layout/OpposingIdeas"/>
    <dgm:cxn modelId="{71DBCAF0-818B-431E-B59C-7FD56F123FE2}" type="presParOf" srcId="{3C60FA99-8CCB-47BB-98C1-7A4BB3AFCC0F}" destId="{FFF24056-82FA-4578-9856-A6C1CE7D620E}" srcOrd="7" destOrd="0" presId="urn:microsoft.com/office/officeart/2009/3/layout/OpposingIdeas"/>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029DC-18F9-4FB0-B8BB-8A41DA742EE0}">
      <dsp:nvSpPr>
        <dsp:cNvPr id="0" name=""/>
        <dsp:cNvSpPr/>
      </dsp:nvSpPr>
      <dsp:spPr>
        <a:xfrm>
          <a:off x="1260521" y="315753"/>
          <a:ext cx="2279556" cy="1225867"/>
        </a:xfrm>
        <a:prstGeom prst="round2DiagRect">
          <a:avLst>
            <a:gd name="adj1" fmla="val 0"/>
            <a:gd name="adj2" fmla="val 1667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AB90653-5B49-4458-8B68-35060BE81571}">
      <dsp:nvSpPr>
        <dsp:cNvPr id="0" name=""/>
        <dsp:cNvSpPr/>
      </dsp:nvSpPr>
      <dsp:spPr>
        <a:xfrm>
          <a:off x="2400299" y="445770"/>
          <a:ext cx="303" cy="965835"/>
        </a:xfrm>
        <a:prstGeom prst="line">
          <a:avLst/>
        </a:prstGeom>
        <a:noFill/>
        <a:ln w="6350" cap="flat" cmpd="sng" algn="ctr">
          <a:solidFill>
            <a:schemeClr val="dk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2D105C22-DDA9-4180-A05F-6476707C2227}">
      <dsp:nvSpPr>
        <dsp:cNvPr id="0" name=""/>
        <dsp:cNvSpPr/>
      </dsp:nvSpPr>
      <dsp:spPr>
        <a:xfrm>
          <a:off x="1336507"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kern="1200">
            <a:latin typeface="微软雅黑" panose="020B0503020204020204" pitchFamily="34" charset="-122"/>
            <a:ea typeface="微软雅黑" panose="020B0503020204020204" pitchFamily="34" charset="-122"/>
            <a:cs typeface="+mn-cs"/>
          </a:endParaRPr>
        </a:p>
      </dsp:txBody>
      <dsp:txXfrm>
        <a:off x="1336507" y="408622"/>
        <a:ext cx="987807" cy="1040130"/>
      </dsp:txXfrm>
    </dsp:sp>
    <dsp:sp modelId="{4D9F9247-8495-418F-8FAF-585B93039A45}">
      <dsp:nvSpPr>
        <dsp:cNvPr id="0" name=""/>
        <dsp:cNvSpPr/>
      </dsp:nvSpPr>
      <dsp:spPr>
        <a:xfrm>
          <a:off x="2476285"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单片机内置程序：采集信号、无线通讯。</a:t>
          </a:r>
          <a:endParaRPr lang="en-US" sz="1050" kern="1200">
            <a:latin typeface="微软雅黑" panose="020B0503020204020204" pitchFamily="34" charset="-122"/>
            <a:ea typeface="微软雅黑" panose="020B0503020204020204" pitchFamily="34" charset="-122"/>
            <a:cs typeface="+mn-cs"/>
          </a:endParaRPr>
        </a:p>
      </dsp:txBody>
      <dsp:txXfrm>
        <a:off x="2476285" y="408622"/>
        <a:ext cx="987807" cy="1040130"/>
      </dsp:txXfrm>
    </dsp:sp>
    <dsp:sp modelId="{5A5B3B0C-E897-4435-A79C-0BB9E967CD7F}">
      <dsp:nvSpPr>
        <dsp:cNvPr id="0" name=""/>
        <dsp:cNvSpPr/>
      </dsp:nvSpPr>
      <dsp:spPr>
        <a:xfrm rot="16200000">
          <a:off x="401903" y="478691"/>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到单片机的控制信号</a:t>
          </a:r>
          <a:endParaRPr lang="en-US" sz="800" kern="1200">
            <a:latin typeface="Calibri" panose="020F0502020204030204"/>
            <a:ea typeface="+mn-ea"/>
            <a:cs typeface="+mn-cs"/>
          </a:endParaRPr>
        </a:p>
      </dsp:txBody>
      <dsp:txXfrm>
        <a:off x="459323" y="631415"/>
        <a:ext cx="1222470" cy="189318"/>
      </dsp:txXfrm>
    </dsp:sp>
    <dsp:sp modelId="{FFF24056-82FA-4578-9856-A6C1CE7D620E}">
      <dsp:nvSpPr>
        <dsp:cNvPr id="0" name=""/>
        <dsp:cNvSpPr/>
      </dsp:nvSpPr>
      <dsp:spPr>
        <a:xfrm rot="5400000">
          <a:off x="3061386" y="998756"/>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到安卓客户端的数据</a:t>
          </a:r>
          <a:endParaRPr lang="en-US" sz="800" kern="1200">
            <a:latin typeface="Calibri" panose="020F0502020204030204"/>
            <a:ea typeface="+mn-ea"/>
            <a:cs typeface="+mn-cs"/>
          </a:endParaRPr>
        </a:p>
      </dsp:txBody>
      <dsp:txXfrm>
        <a:off x="3118806" y="1036640"/>
        <a:ext cx="1222470" cy="189318"/>
      </dsp:txXfrm>
    </dsp:sp>
  </dsp:spTree>
</dsp:drawing>
</file>

<file path=word/diagrams/layout1.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778CF-FAB1-406B-9643-E67373658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1</Pages>
  <Words>3728</Words>
  <Characters>21254</Characters>
  <Application>Microsoft Office Word</Application>
  <DocSecurity>0</DocSecurity>
  <Lines>177</Lines>
  <Paragraphs>49</Paragraphs>
  <ScaleCrop>false</ScaleCrop>
  <Company>同济大学教务处</Company>
  <LinksUpToDate>false</LinksUpToDate>
  <CharactersWithSpaces>24933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pan</cp:lastModifiedBy>
  <cp:revision>63</cp:revision>
  <cp:lastPrinted>2014-11-20T06:51:00Z</cp:lastPrinted>
  <dcterms:created xsi:type="dcterms:W3CDTF">2015-05-07T08:33:00Z</dcterms:created>
  <dcterms:modified xsi:type="dcterms:W3CDTF">2015-05-22T05:08:00Z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(#S1.#E1)</vt:lpwstr>
  </property>
  <property fmtid="{D5CDD505-2E9C-101B-9397-08002B2CF9AE}" pid="5" name="MTEquationSection">
    <vt:lpwstr>1</vt:lpwstr>
  </property>
</Properties>
</file>